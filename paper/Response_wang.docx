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330E9" w14:textId="3D74DF87" w:rsidR="002F5503" w:rsidRPr="002F5503" w:rsidRDefault="002F5503" w:rsidP="002F5503">
      <w:pPr>
        <w:spacing w:line="480" w:lineRule="auto"/>
        <w:rPr>
          <w:rFonts w:ascii="Times New Roman" w:hAnsi="Times New Roman" w:cs="Times New Roman"/>
          <w:sz w:val="24"/>
          <w:szCs w:val="24"/>
          <w:lang w:eastAsia="ja-JP"/>
        </w:rPr>
      </w:pPr>
      <w:r w:rsidRPr="002F5503">
        <w:rPr>
          <w:rFonts w:ascii="Times New Roman" w:hAnsi="Times New Roman" w:cs="Times New Roman"/>
          <w:b/>
          <w:bCs/>
          <w:sz w:val="24"/>
          <w:szCs w:val="24"/>
          <w:lang w:eastAsia="ja-JP"/>
        </w:rPr>
        <w:t>Manuscript ID</w:t>
      </w:r>
      <w:r w:rsidRPr="002F5503">
        <w:rPr>
          <w:rFonts w:ascii="Times New Roman" w:hAnsi="Times New Roman" w:cs="Times New Roman"/>
          <w:sz w:val="24"/>
          <w:szCs w:val="24"/>
          <w:lang w:eastAsia="ja-JP"/>
        </w:rPr>
        <w:t xml:space="preserve"> HYDROL61841</w:t>
      </w:r>
    </w:p>
    <w:p w14:paraId="24D80EA6" w14:textId="43531A93" w:rsidR="002F5503" w:rsidRPr="002F5503" w:rsidRDefault="002F5503" w:rsidP="002F5503">
      <w:pPr>
        <w:spacing w:line="480" w:lineRule="auto"/>
        <w:rPr>
          <w:rFonts w:ascii="Times New Roman" w:hAnsi="Times New Roman" w:cs="Times New Roman"/>
          <w:sz w:val="24"/>
          <w:szCs w:val="24"/>
          <w:lang w:eastAsia="ja-JP"/>
        </w:rPr>
      </w:pPr>
      <w:r w:rsidRPr="002F5503">
        <w:rPr>
          <w:rFonts w:ascii="Times New Roman" w:hAnsi="Times New Roman" w:cs="Times New Roman"/>
          <w:b/>
          <w:bCs/>
          <w:sz w:val="24"/>
          <w:szCs w:val="24"/>
          <w:lang w:eastAsia="ja-JP"/>
        </w:rPr>
        <w:t>Title</w:t>
      </w:r>
      <w:r w:rsidRPr="002F5503">
        <w:rPr>
          <w:rFonts w:ascii="Times New Roman" w:hAnsi="Times New Roman" w:cs="Times New Roman"/>
          <w:sz w:val="24"/>
          <w:szCs w:val="24"/>
          <w:lang w:eastAsia="ja-JP"/>
        </w:rPr>
        <w:t xml:space="preserve"> A Novel Remote Sensing-Based Calibration and Validation Method for Distributed Hydrological Modelling in Ungauged Basins</w:t>
      </w:r>
    </w:p>
    <w:p w14:paraId="0FB6AC08" w14:textId="3FA087E9" w:rsidR="002F5503" w:rsidRPr="002F5503" w:rsidRDefault="002F5503" w:rsidP="002F5503">
      <w:pPr>
        <w:spacing w:line="480" w:lineRule="auto"/>
        <w:rPr>
          <w:rFonts w:ascii="Times New Roman" w:hAnsi="Times New Roman" w:cs="Times New Roman"/>
          <w:i/>
          <w:sz w:val="24"/>
          <w:szCs w:val="24"/>
        </w:rPr>
      </w:pPr>
      <w:bookmarkStart w:id="0" w:name="_Hlk187854557"/>
      <w:r>
        <w:rPr>
          <w:rFonts w:ascii="Times New Roman" w:hAnsi="Times New Roman" w:cs="Times New Roman" w:hint="eastAsia"/>
          <w:i/>
          <w:sz w:val="24"/>
          <w:szCs w:val="24"/>
        </w:rPr>
        <w:t>Journal of Hydrology</w:t>
      </w:r>
    </w:p>
    <w:bookmarkEnd w:id="0"/>
    <w:p w14:paraId="716A1B34" w14:textId="77777777" w:rsidR="002F5503" w:rsidRDefault="002F5503" w:rsidP="00B154F6">
      <w:pPr>
        <w:widowControl/>
        <w:rPr>
          <w:rFonts w:ascii="Times New Roman" w:eastAsia="宋体" w:hAnsi="Times New Roman" w:cs="Times New Roman"/>
          <w:sz w:val="24"/>
          <w:szCs w:val="24"/>
        </w:rPr>
      </w:pPr>
    </w:p>
    <w:p w14:paraId="22EC4F98" w14:textId="77777777" w:rsidR="002F5503" w:rsidRDefault="002F5503" w:rsidP="00B154F6">
      <w:pPr>
        <w:widowControl/>
        <w:rPr>
          <w:rFonts w:ascii="Times New Roman" w:eastAsia="宋体" w:hAnsi="Times New Roman" w:cs="Times New Roman"/>
          <w:sz w:val="24"/>
          <w:szCs w:val="24"/>
        </w:rPr>
      </w:pPr>
    </w:p>
    <w:p w14:paraId="7E9793FA" w14:textId="0A096AFE" w:rsidR="00B154F6" w:rsidRPr="00120287" w:rsidRDefault="00B154F6" w:rsidP="00B154F6">
      <w:pPr>
        <w:widowControl/>
        <w:rPr>
          <w:rFonts w:ascii="Times New Roman" w:hAnsi="Times New Roman" w:cs="Times New Roman"/>
          <w:sz w:val="24"/>
          <w:szCs w:val="24"/>
        </w:rPr>
      </w:pPr>
      <w:r w:rsidRPr="008E198A">
        <w:rPr>
          <w:rFonts w:ascii="Times New Roman" w:hAnsi="Times New Roman" w:cs="Times New Roman"/>
          <w:sz w:val="24"/>
          <w:szCs w:val="24"/>
        </w:rPr>
        <w:t>Dear</w:t>
      </w:r>
      <w:r w:rsidR="002F5503">
        <w:rPr>
          <w:rFonts w:ascii="Times New Roman" w:eastAsia="宋体" w:hAnsi="Times New Roman" w:cs="Times New Roman" w:hint="eastAsia"/>
          <w:color w:val="000000"/>
          <w:kern w:val="0"/>
          <w:sz w:val="24"/>
          <w:szCs w:val="21"/>
        </w:rPr>
        <w:t xml:space="preserve"> Editor</w:t>
      </w:r>
    </w:p>
    <w:p w14:paraId="2549C6A2" w14:textId="0269BADE" w:rsidR="00120287" w:rsidRPr="004D1541" w:rsidRDefault="00120287" w:rsidP="004D1541">
      <w:pPr>
        <w:spacing w:line="480" w:lineRule="auto"/>
        <w:ind w:firstLineChars="200" w:firstLine="480"/>
        <w:rPr>
          <w:rFonts w:ascii="Times New Roman" w:hAnsi="Times New Roman" w:cs="Times New Roman"/>
          <w:i/>
          <w:sz w:val="24"/>
          <w:szCs w:val="24"/>
        </w:rPr>
      </w:pPr>
      <w:r w:rsidRPr="00120287">
        <w:rPr>
          <w:rFonts w:ascii="Times New Roman" w:hAnsi="Times New Roman" w:cs="Times New Roman"/>
          <w:sz w:val="24"/>
          <w:szCs w:val="24"/>
        </w:rPr>
        <w:t xml:space="preserve">We are </w:t>
      </w:r>
      <w:del w:id="1" w:author="Longhao Wang" w:date="2025-01-16T14:27:00Z" w16du:dateUtc="2025-01-16T06:27:00Z">
        <w:r w:rsidRPr="00120287" w:rsidDel="00770DA9">
          <w:rPr>
            <w:rFonts w:ascii="Times New Roman" w:hAnsi="Times New Roman" w:cs="Times New Roman" w:hint="eastAsia"/>
            <w:sz w:val="24"/>
            <w:szCs w:val="24"/>
          </w:rPr>
          <w:delText xml:space="preserve">resubmitting </w:delText>
        </w:r>
      </w:del>
      <w:ins w:id="2" w:author="Longhao Wang" w:date="2025-01-16T14:27:00Z" w16du:dateUtc="2025-01-16T06:27:00Z">
        <w:r w:rsidR="00770DA9">
          <w:rPr>
            <w:rFonts w:ascii="Times New Roman" w:hAnsi="Times New Roman" w:cs="Times New Roman" w:hint="eastAsia"/>
            <w:sz w:val="24"/>
            <w:szCs w:val="24"/>
          </w:rPr>
          <w:t xml:space="preserve">submitting </w:t>
        </w:r>
      </w:ins>
      <w:r w:rsidRPr="00120287">
        <w:rPr>
          <w:rFonts w:ascii="Times New Roman" w:hAnsi="Times New Roman" w:cs="Times New Roman"/>
          <w:sz w:val="24"/>
          <w:szCs w:val="24"/>
        </w:rPr>
        <w:t xml:space="preserve">our </w:t>
      </w:r>
      <w:del w:id="3" w:author="Longhao Wang" w:date="2025-01-16T14:27:00Z" w16du:dateUtc="2025-01-16T06:27:00Z">
        <w:r w:rsidRPr="00120287" w:rsidDel="00770DA9">
          <w:rPr>
            <w:rFonts w:ascii="Times New Roman" w:hAnsi="Times New Roman" w:cs="Times New Roman"/>
            <w:sz w:val="24"/>
            <w:szCs w:val="24"/>
          </w:rPr>
          <w:delText xml:space="preserve">novel </w:delText>
        </w:r>
      </w:del>
      <w:proofErr w:type="gramStart"/>
      <w:ins w:id="4" w:author="Longhao Wang" w:date="2025-01-16T14:27:00Z" w16du:dateUtc="2025-01-16T06:27:00Z">
        <w:r w:rsidR="00770DA9">
          <w:rPr>
            <w:rFonts w:ascii="Times New Roman" w:hAnsi="Times New Roman" w:cs="Times New Roman" w:hint="eastAsia"/>
            <w:sz w:val="24"/>
            <w:szCs w:val="24"/>
          </w:rPr>
          <w:t>revised</w:t>
        </w:r>
        <w:r w:rsidR="00770DA9" w:rsidRPr="00120287">
          <w:rPr>
            <w:rFonts w:ascii="Times New Roman" w:hAnsi="Times New Roman" w:cs="Times New Roman"/>
            <w:sz w:val="24"/>
            <w:szCs w:val="24"/>
          </w:rPr>
          <w:t xml:space="preserve"> </w:t>
        </w:r>
        <w:r w:rsidR="000C5F95">
          <w:rPr>
            <w:rFonts w:ascii="Times New Roman" w:hAnsi="Times New Roman" w:cs="Times New Roman" w:hint="eastAsia"/>
            <w:sz w:val="24"/>
            <w:szCs w:val="24"/>
          </w:rPr>
          <w:t xml:space="preserve"> </w:t>
        </w:r>
        <w:proofErr w:type="spellStart"/>
        <w:r w:rsidR="000C5F95">
          <w:rPr>
            <w:rFonts w:ascii="Times New Roman" w:hAnsi="Times New Roman" w:cs="Times New Roman" w:hint="eastAsia"/>
            <w:sz w:val="24"/>
            <w:szCs w:val="24"/>
          </w:rPr>
          <w:t>manuscript</w:t>
        </w:r>
      </w:ins>
      <w:proofErr w:type="gramEnd"/>
      <w:del w:id="5" w:author="Longhao Wang" w:date="2025-01-16T14:27:00Z" w16du:dateUtc="2025-01-16T06:27:00Z">
        <w:r w:rsidRPr="00120287" w:rsidDel="000C5F95">
          <w:rPr>
            <w:rFonts w:ascii="Times New Roman" w:hAnsi="Times New Roman" w:cs="Times New Roman"/>
            <w:sz w:val="24"/>
            <w:szCs w:val="24"/>
          </w:rPr>
          <w:delText xml:space="preserve">study </w:delText>
        </w:r>
      </w:del>
      <w:r w:rsidRPr="00120287">
        <w:rPr>
          <w:rFonts w:ascii="Times New Roman" w:hAnsi="Times New Roman" w:cs="Times New Roman"/>
          <w:sz w:val="24"/>
          <w:szCs w:val="24"/>
        </w:rPr>
        <w:t>entitled</w:t>
      </w:r>
      <w:proofErr w:type="spellEnd"/>
      <w:r w:rsidRPr="00120287">
        <w:rPr>
          <w:rFonts w:ascii="Times New Roman" w:hAnsi="Times New Roman" w:cs="Times New Roman"/>
          <w:sz w:val="24"/>
          <w:szCs w:val="24"/>
        </w:rPr>
        <w:t xml:space="preserve"> “</w:t>
      </w:r>
      <w:r w:rsidR="004D1541" w:rsidRPr="004D1541">
        <w:rPr>
          <w:rFonts w:ascii="Times New Roman" w:hAnsi="Times New Roman" w:cs="Times New Roman"/>
          <w:sz w:val="24"/>
          <w:szCs w:val="24"/>
        </w:rPr>
        <w:t>A Novel Remote Sensing-Based Calibration and Validation Method for Distributed Hydrological Modelling in Ungauged Basins</w:t>
      </w:r>
      <w:r w:rsidRPr="00120287">
        <w:rPr>
          <w:rFonts w:ascii="Times New Roman" w:hAnsi="Times New Roman" w:cs="Times New Roman"/>
          <w:sz w:val="24"/>
          <w:szCs w:val="24"/>
        </w:rPr>
        <w:t xml:space="preserve">” for possible publication in </w:t>
      </w:r>
      <w:r w:rsidR="004D1541">
        <w:rPr>
          <w:rFonts w:ascii="Times New Roman" w:hAnsi="Times New Roman" w:cs="Times New Roman" w:hint="eastAsia"/>
          <w:i/>
          <w:sz w:val="24"/>
          <w:szCs w:val="24"/>
        </w:rPr>
        <w:t>Journal of Hydrology</w:t>
      </w:r>
      <w:r w:rsidRPr="00120287">
        <w:rPr>
          <w:rFonts w:ascii="Times New Roman" w:hAnsi="Times New Roman" w:cs="Times New Roman"/>
          <w:sz w:val="24"/>
          <w:szCs w:val="24"/>
        </w:rPr>
        <w:t>.</w:t>
      </w:r>
    </w:p>
    <w:p w14:paraId="72325166" w14:textId="1A55FE49" w:rsidR="00120287" w:rsidRDefault="00120287" w:rsidP="00120287">
      <w:pPr>
        <w:spacing w:line="480" w:lineRule="auto"/>
        <w:ind w:firstLineChars="200" w:firstLine="480"/>
        <w:rPr>
          <w:rFonts w:ascii="Times New Roman" w:hAnsi="Times New Roman" w:cs="Times New Roman"/>
          <w:sz w:val="24"/>
          <w:szCs w:val="24"/>
        </w:rPr>
      </w:pPr>
      <w:r w:rsidRPr="00120287">
        <w:rPr>
          <w:rFonts w:ascii="Times New Roman" w:hAnsi="Times New Roman" w:cs="Times New Roman"/>
          <w:sz w:val="24"/>
          <w:szCs w:val="24"/>
        </w:rPr>
        <w:t>Following the previous review and your suggestions, we have made a thorough revision to enhance quality of our manuscript. All these comments have been carefully considered and incorporated into the revised version. All revisions to the manuscript were marked up using the “</w:t>
      </w:r>
      <w:r w:rsidRPr="004D1541">
        <w:rPr>
          <w:rFonts w:ascii="Times New Roman" w:hAnsi="Times New Roman" w:cs="Times New Roman"/>
          <w:sz w:val="24"/>
          <w:szCs w:val="24"/>
          <w:highlight w:val="yellow"/>
        </w:rPr>
        <w:t>Track Changes</w:t>
      </w:r>
      <w:r w:rsidRPr="00120287">
        <w:rPr>
          <w:rFonts w:ascii="Times New Roman" w:hAnsi="Times New Roman" w:cs="Times New Roman"/>
          <w:sz w:val="24"/>
          <w:szCs w:val="24"/>
        </w:rPr>
        <w:t>” function using MS Word. Below is a summary of the major changes made to the manuscript:</w:t>
      </w:r>
    </w:p>
    <w:p w14:paraId="11D6A10E" w14:textId="3AF91530" w:rsidR="000D68F0" w:rsidRPr="000D68F0" w:rsidRDefault="000D68F0" w:rsidP="000D68F0">
      <w:pPr>
        <w:pStyle w:val="Default"/>
        <w:spacing w:line="480" w:lineRule="auto"/>
        <w:rPr>
          <w:rFonts w:ascii="Times New Roman" w:eastAsiaTheme="minorEastAsia" w:hAnsi="Times New Roman"/>
          <w:color w:val="auto"/>
        </w:rPr>
      </w:pPr>
      <w:r>
        <w:rPr>
          <w:rFonts w:ascii="Times New Roman" w:eastAsiaTheme="minorEastAsia" w:hAnsi="Times New Roman" w:hint="eastAsia"/>
          <w:color w:val="auto"/>
        </w:rPr>
        <w:t xml:space="preserve">1) </w:t>
      </w:r>
      <w:r w:rsidRPr="000D68F0">
        <w:rPr>
          <w:rFonts w:ascii="Times New Roman" w:eastAsiaTheme="minorEastAsia" w:hAnsi="Times New Roman"/>
          <w:color w:val="auto"/>
        </w:rPr>
        <w:t>We have revised Fig. 2, Fig. 5, and Fig. 8 according to the reviewers'</w:t>
      </w:r>
      <w:r>
        <w:rPr>
          <w:rFonts w:ascii="Times New Roman" w:eastAsiaTheme="minorEastAsia" w:hAnsi="Times New Roman" w:hint="eastAsia"/>
          <w:color w:val="auto"/>
        </w:rPr>
        <w:t xml:space="preserve"> </w:t>
      </w:r>
      <w:r w:rsidRPr="000D68F0">
        <w:rPr>
          <w:rFonts w:ascii="Times New Roman" w:eastAsiaTheme="minorEastAsia" w:hAnsi="Times New Roman"/>
          <w:color w:val="auto"/>
        </w:rPr>
        <w:t>comments and added labels for the sub-basins.</w:t>
      </w:r>
    </w:p>
    <w:p w14:paraId="71ED449D" w14:textId="4667BBBD" w:rsidR="000D68F0" w:rsidRPr="000D68F0" w:rsidRDefault="000D68F0" w:rsidP="000D68F0">
      <w:pPr>
        <w:pStyle w:val="Default"/>
        <w:spacing w:line="480" w:lineRule="auto"/>
        <w:rPr>
          <w:rFonts w:ascii="Times New Roman" w:eastAsiaTheme="minorEastAsia" w:hAnsi="Times New Roman"/>
          <w:color w:val="auto"/>
        </w:rPr>
      </w:pPr>
      <w:r>
        <w:rPr>
          <w:rFonts w:ascii="Times New Roman" w:eastAsiaTheme="minorEastAsia" w:hAnsi="Times New Roman" w:hint="eastAsia"/>
          <w:color w:val="auto"/>
        </w:rPr>
        <w:t>2)</w:t>
      </w:r>
      <w:r w:rsidRPr="000D68F0">
        <w:rPr>
          <w:rFonts w:ascii="Times New Roman" w:eastAsiaTheme="minorEastAsia" w:hAnsi="Times New Roman"/>
          <w:color w:val="auto"/>
        </w:rPr>
        <w:t>We have supplemented the analysis of the reliability of several ET and precipitation products, which has been incorporated into the framework. The results are discussed in Section 5.1, Uncertainty of RS Data, while the related figures and tables are included in the supplementary information.</w:t>
      </w:r>
    </w:p>
    <w:p w14:paraId="366E3385" w14:textId="62A4DCA7" w:rsidR="000D68F0" w:rsidRPr="000D68F0" w:rsidRDefault="00B87861" w:rsidP="00B87861">
      <w:pPr>
        <w:pStyle w:val="Default"/>
        <w:spacing w:line="480" w:lineRule="auto"/>
        <w:rPr>
          <w:rFonts w:ascii="Times New Roman" w:eastAsiaTheme="minorEastAsia" w:hAnsi="Times New Roman"/>
          <w:color w:val="auto"/>
        </w:rPr>
      </w:pPr>
      <w:r>
        <w:rPr>
          <w:rFonts w:ascii="Times New Roman" w:eastAsiaTheme="minorEastAsia" w:hAnsi="Times New Roman" w:hint="eastAsia"/>
          <w:color w:val="auto"/>
        </w:rPr>
        <w:t>3)</w:t>
      </w:r>
      <w:r w:rsidR="000D68F0" w:rsidRPr="000D68F0">
        <w:rPr>
          <w:rFonts w:ascii="Times New Roman" w:eastAsiaTheme="minorEastAsia" w:hAnsi="Times New Roman"/>
          <w:color w:val="auto"/>
        </w:rPr>
        <w:t xml:space="preserve">Based on the reviewers' suggestions, we have revised many unclear and ambiguous statements in the manuscript and removed redundant information that does not </w:t>
      </w:r>
      <w:r w:rsidR="000D68F0" w:rsidRPr="000D68F0">
        <w:rPr>
          <w:rFonts w:ascii="Times New Roman" w:eastAsiaTheme="minorEastAsia" w:hAnsi="Times New Roman"/>
          <w:color w:val="auto"/>
        </w:rPr>
        <w:lastRenderedPageBreak/>
        <w:t>contribute to the key findings.</w:t>
      </w:r>
    </w:p>
    <w:p w14:paraId="456C056B" w14:textId="5C18AB2B" w:rsidR="00B87861" w:rsidRDefault="00B87861" w:rsidP="00B87861">
      <w:pPr>
        <w:pStyle w:val="Default"/>
        <w:spacing w:line="480" w:lineRule="auto"/>
        <w:jc w:val="both"/>
        <w:rPr>
          <w:rFonts w:ascii="Times New Roman" w:eastAsiaTheme="minorEastAsia" w:hAnsi="Times New Roman"/>
          <w:color w:val="auto"/>
        </w:rPr>
      </w:pPr>
      <w:r>
        <w:rPr>
          <w:rFonts w:ascii="Times New Roman" w:eastAsiaTheme="minorEastAsia" w:hAnsi="Times New Roman" w:hint="eastAsia"/>
          <w:color w:val="auto"/>
        </w:rPr>
        <w:t>4)</w:t>
      </w:r>
      <w:r w:rsidR="000D68F0" w:rsidRPr="000D68F0">
        <w:rPr>
          <w:rFonts w:ascii="Times New Roman" w:eastAsiaTheme="minorEastAsia" w:hAnsi="Times New Roman"/>
          <w:color w:val="auto"/>
        </w:rPr>
        <w:t>We have focused on revising Sections 4.3 and 3.3.3 to make the statements clearer and easier to understand.</w:t>
      </w:r>
    </w:p>
    <w:p w14:paraId="700F1B44" w14:textId="77777777" w:rsidR="00B87861" w:rsidRDefault="00B87861" w:rsidP="00B87861">
      <w:pPr>
        <w:pStyle w:val="Default"/>
        <w:spacing w:line="480" w:lineRule="auto"/>
        <w:jc w:val="both"/>
        <w:rPr>
          <w:rFonts w:ascii="Times New Roman" w:eastAsiaTheme="minorEastAsia" w:hAnsi="Times New Roman"/>
          <w:color w:val="auto"/>
        </w:rPr>
      </w:pPr>
    </w:p>
    <w:p w14:paraId="18718081" w14:textId="4BDDE585" w:rsidR="00B87861" w:rsidRDefault="00B87861" w:rsidP="00B87861">
      <w:pPr>
        <w:pStyle w:val="Default"/>
        <w:spacing w:line="480" w:lineRule="auto"/>
        <w:jc w:val="both"/>
        <w:rPr>
          <w:rFonts w:ascii="Times New Roman" w:eastAsiaTheme="minorEastAsia" w:hAnsi="Times New Roman"/>
          <w:color w:val="auto"/>
        </w:rPr>
      </w:pPr>
      <w:r w:rsidRPr="00B87861">
        <w:rPr>
          <w:rFonts w:ascii="Times New Roman" w:eastAsiaTheme="minorEastAsia" w:hAnsi="Times New Roman"/>
          <w:color w:val="auto"/>
        </w:rPr>
        <w:t>Thank you for your consideration. I look forward to hearing from you.</w:t>
      </w:r>
    </w:p>
    <w:p w14:paraId="102F19A4" w14:textId="148B2D68" w:rsidR="00B87861" w:rsidRDefault="00B87861" w:rsidP="00B87861">
      <w:pPr>
        <w:pStyle w:val="Default"/>
        <w:spacing w:line="480" w:lineRule="auto"/>
        <w:jc w:val="both"/>
        <w:rPr>
          <w:rFonts w:ascii="Times New Roman" w:eastAsiaTheme="minorEastAsia" w:hAnsi="Times New Roman"/>
          <w:color w:val="auto"/>
        </w:rPr>
      </w:pPr>
      <w:r w:rsidRPr="00B87861">
        <w:rPr>
          <w:rFonts w:ascii="Times New Roman" w:eastAsiaTheme="minorEastAsia" w:hAnsi="Times New Roman"/>
          <w:color w:val="auto"/>
        </w:rPr>
        <w:t>Yours Sincerely,</w:t>
      </w:r>
    </w:p>
    <w:p w14:paraId="2159D959" w14:textId="77777777" w:rsidR="00B87861" w:rsidRDefault="00B87861" w:rsidP="00B87861">
      <w:pPr>
        <w:pStyle w:val="Default"/>
        <w:spacing w:line="480" w:lineRule="auto"/>
        <w:jc w:val="both"/>
        <w:rPr>
          <w:rFonts w:ascii="Times New Roman" w:eastAsiaTheme="minorEastAsia" w:hAnsi="Times New Roman"/>
          <w:color w:val="auto"/>
        </w:rPr>
      </w:pPr>
    </w:p>
    <w:p w14:paraId="3D86738F" w14:textId="77777777" w:rsidR="00B87861" w:rsidRPr="00B87861" w:rsidRDefault="00B87861" w:rsidP="00B87861">
      <w:pPr>
        <w:pStyle w:val="Default"/>
        <w:spacing w:line="480" w:lineRule="auto"/>
        <w:jc w:val="both"/>
        <w:rPr>
          <w:rFonts w:ascii="Times New Roman" w:eastAsiaTheme="minorEastAsia" w:hAnsi="Times New Roman"/>
          <w:color w:val="auto"/>
        </w:rPr>
      </w:pPr>
    </w:p>
    <w:p w14:paraId="3CD94A23" w14:textId="77777777" w:rsidR="00B154F6" w:rsidRPr="008E198A" w:rsidRDefault="00B154F6" w:rsidP="0080129B">
      <w:pPr>
        <w:widowControl/>
        <w:rPr>
          <w:rFonts w:ascii="Times New Roman" w:eastAsia="宋体" w:hAnsi="Times New Roman" w:cs="Times New Roman"/>
          <w:kern w:val="0"/>
          <w:sz w:val="24"/>
          <w:szCs w:val="24"/>
        </w:rPr>
      </w:pPr>
      <w:r w:rsidRPr="008E198A">
        <w:rPr>
          <w:rFonts w:ascii="Times New Roman" w:hAnsi="Times New Roman" w:cs="Times New Roman"/>
          <w:sz w:val="24"/>
          <w:szCs w:val="24"/>
        </w:rPr>
        <w:t xml:space="preserve">Dr. </w:t>
      </w:r>
      <w:r w:rsidR="00143887" w:rsidRPr="008E198A">
        <w:rPr>
          <w:rFonts w:ascii="Times New Roman" w:hAnsi="Times New Roman" w:cs="Times New Roman"/>
          <w:sz w:val="24"/>
          <w:szCs w:val="24"/>
          <w:highlight w:val="yellow"/>
        </w:rPr>
        <w:t>通讯作者名字</w:t>
      </w:r>
      <w:r w:rsidRPr="008E198A">
        <w:rPr>
          <w:rFonts w:ascii="Times New Roman" w:eastAsia="宋体" w:hAnsi="Times New Roman" w:cs="Times New Roman"/>
          <w:kern w:val="0"/>
          <w:sz w:val="24"/>
          <w:szCs w:val="24"/>
        </w:rPr>
        <w:br w:type="page"/>
      </w:r>
    </w:p>
    <w:p w14:paraId="1A403EF7" w14:textId="6E78687E" w:rsidR="002F5503" w:rsidRPr="002F5503" w:rsidRDefault="002F5503" w:rsidP="002F5503">
      <w:pPr>
        <w:pStyle w:val="Default"/>
        <w:spacing w:line="480" w:lineRule="auto"/>
        <w:jc w:val="center"/>
        <w:rPr>
          <w:rFonts w:ascii="Times New Roman" w:hAnsi="Times New Roman"/>
          <w:b/>
          <w:bCs/>
          <w:sz w:val="32"/>
          <w:szCs w:val="32"/>
        </w:rPr>
      </w:pPr>
      <w:r w:rsidRPr="002F5503">
        <w:rPr>
          <w:rFonts w:ascii="Times New Roman" w:hAnsi="Times New Roman"/>
          <w:b/>
          <w:bCs/>
          <w:sz w:val="32"/>
          <w:szCs w:val="32"/>
        </w:rPr>
        <w:lastRenderedPageBreak/>
        <w:t xml:space="preserve">Comments in </w:t>
      </w:r>
      <w:r w:rsidRPr="002F5503">
        <w:rPr>
          <w:rFonts w:ascii="Times New Roman" w:hAnsi="Times New Roman"/>
          <w:b/>
          <w:bCs/>
          <w:color w:val="0070C0"/>
          <w:sz w:val="32"/>
          <w:szCs w:val="32"/>
        </w:rPr>
        <w:t>blue</w:t>
      </w:r>
      <w:r w:rsidRPr="002F5503">
        <w:rPr>
          <w:rFonts w:ascii="Times New Roman" w:hAnsi="Times New Roman"/>
          <w:b/>
          <w:bCs/>
          <w:sz w:val="32"/>
          <w:szCs w:val="32"/>
        </w:rPr>
        <w:t xml:space="preserve"> and our response in black</w:t>
      </w:r>
    </w:p>
    <w:p w14:paraId="09D51C00" w14:textId="77777777" w:rsidR="00B154F6" w:rsidRPr="008E198A" w:rsidRDefault="00B154F6" w:rsidP="00B154F6">
      <w:pPr>
        <w:rPr>
          <w:rFonts w:ascii="Times New Roman" w:hAnsi="Times New Roman" w:cs="Times New Roman"/>
          <w:bCs/>
          <w:sz w:val="24"/>
          <w:szCs w:val="24"/>
        </w:rPr>
      </w:pPr>
    </w:p>
    <w:p w14:paraId="4519084D" w14:textId="75EFB8EA" w:rsidR="00B154F6" w:rsidRPr="00434C3C" w:rsidRDefault="00B154F6" w:rsidP="00434C3C">
      <w:pPr>
        <w:numPr>
          <w:ilvl w:val="0"/>
          <w:numId w:val="1"/>
        </w:numPr>
        <w:spacing w:beforeLines="50" w:before="156" w:afterLines="50" w:after="156" w:line="408" w:lineRule="auto"/>
        <w:ind w:left="357" w:hanging="357"/>
        <w:outlineLvl w:val="0"/>
        <w:rPr>
          <w:rFonts w:ascii="Times New Roman" w:hAnsi="Times New Roman" w:cs="Times New Roman"/>
          <w:b/>
          <w:sz w:val="24"/>
          <w:szCs w:val="24"/>
        </w:rPr>
      </w:pPr>
      <w:r w:rsidRPr="008E198A">
        <w:rPr>
          <w:rFonts w:ascii="Times New Roman" w:hAnsi="Times New Roman" w:cs="Times New Roman"/>
          <w:b/>
          <w:sz w:val="24"/>
          <w:szCs w:val="24"/>
        </w:rPr>
        <w:t>Reviewer #1:</w:t>
      </w:r>
    </w:p>
    <w:p w14:paraId="5EAF2156" w14:textId="28EE5B0E" w:rsidR="00904B6C" w:rsidRDefault="00904B6C" w:rsidP="00434C3C">
      <w:pPr>
        <w:widowControl/>
        <w:spacing w:beforeLines="50" w:before="156" w:afterLines="50" w:after="156" w:line="408" w:lineRule="auto"/>
        <w:rPr>
          <w:rFonts w:ascii="Times New Roman" w:hAnsi="Times New Roman" w:cs="Times New Roman"/>
          <w:b/>
          <w:i/>
          <w:sz w:val="24"/>
          <w:szCs w:val="24"/>
        </w:rPr>
      </w:pPr>
      <w:r w:rsidRPr="00904B6C">
        <w:rPr>
          <w:rFonts w:ascii="Times New Roman" w:hAnsi="Times New Roman" w:cs="Times New Roman"/>
          <w:b/>
          <w:i/>
          <w:sz w:val="24"/>
          <w:szCs w:val="24"/>
        </w:rPr>
        <w:t>General comments</w:t>
      </w:r>
    </w:p>
    <w:p w14:paraId="048FD5D3" w14:textId="44D61070" w:rsidR="00A76B0B" w:rsidRPr="008E198A" w:rsidRDefault="00A76B0B" w:rsidP="00434C3C">
      <w:pPr>
        <w:pStyle w:val="ab"/>
        <w:widowControl/>
        <w:numPr>
          <w:ilvl w:val="0"/>
          <w:numId w:val="2"/>
        </w:numPr>
        <w:spacing w:beforeLines="50" w:before="156" w:afterLines="50" w:after="156" w:line="408" w:lineRule="auto"/>
        <w:ind w:left="0" w:firstLineChars="0" w:firstLine="0"/>
        <w:rPr>
          <w:rFonts w:cs="Times New Roman"/>
          <w:i/>
        </w:rPr>
      </w:pPr>
      <w:r w:rsidRPr="00434C3C">
        <w:rPr>
          <w:rFonts w:cs="Times New Roman"/>
          <w:i/>
          <w:color w:val="0070C0"/>
        </w:rPr>
        <w:t xml:space="preserve">The framework of the complementary validation method presented in Figure 2 is almost impossible to understand. What </w:t>
      </w:r>
      <w:proofErr w:type="gramStart"/>
      <w:r w:rsidRPr="00434C3C">
        <w:rPr>
          <w:rFonts w:cs="Times New Roman"/>
          <w:i/>
          <w:color w:val="0070C0"/>
        </w:rPr>
        <w:t>are</w:t>
      </w:r>
      <w:proofErr w:type="gramEnd"/>
      <w:r w:rsidRPr="00434C3C">
        <w:rPr>
          <w:rFonts w:cs="Times New Roman"/>
          <w:i/>
          <w:color w:val="0070C0"/>
        </w:rPr>
        <w:t xml:space="preserve"> R_s and </w:t>
      </w:r>
      <w:proofErr w:type="spellStart"/>
      <w:r w:rsidRPr="00434C3C">
        <w:rPr>
          <w:rFonts w:cs="Times New Roman"/>
          <w:i/>
          <w:color w:val="0070C0"/>
        </w:rPr>
        <w:t>R_t</w:t>
      </w:r>
      <w:proofErr w:type="spellEnd"/>
      <w:r w:rsidRPr="00434C3C">
        <w:rPr>
          <w:rFonts w:cs="Times New Roman"/>
          <w:i/>
          <w:color w:val="0070C0"/>
        </w:rPr>
        <w:t>? What are LWAC and LWAC_s? What is the difference between (c) and (d)? This figure is too complicated with too many acronyms. I would suggest presenting the framework as direct and indirect uses of remote-sensing products for hydrological model calibration and validation, using ET products for direct calibration (or hard calibration) and lake level and lake surface area products for indirect calibration (or soft calibration). It should be noted that the indirect use of remote-sensing products through lake water balance calculation only works for a closed basin when the basin is ungauged because, in an open system, the downstream flow wouldn't be available for water balance calculation.</w:t>
      </w:r>
    </w:p>
    <w:p w14:paraId="358A7257" w14:textId="77777777" w:rsidR="00B154F6" w:rsidRPr="008E198A" w:rsidRDefault="00B154F6"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7694B1C8" w14:textId="3F72D654" w:rsidR="008E198A" w:rsidRPr="008E198A" w:rsidRDefault="008E198A" w:rsidP="00434C3C">
      <w:pPr>
        <w:spacing w:beforeLines="50" w:before="156" w:afterLines="50" w:after="156" w:line="408" w:lineRule="auto"/>
        <w:ind w:firstLineChars="200" w:firstLine="480"/>
        <w:rPr>
          <w:rFonts w:ascii="Times New Roman" w:hAnsi="Times New Roman" w:cs="Times New Roman"/>
          <w:sz w:val="24"/>
          <w:szCs w:val="24"/>
        </w:rPr>
      </w:pPr>
      <w:r w:rsidRPr="008E198A">
        <w:rPr>
          <w:rFonts w:ascii="Times New Roman" w:hAnsi="Times New Roman" w:cs="Times New Roman"/>
          <w:sz w:val="24"/>
          <w:szCs w:val="24"/>
        </w:rPr>
        <w:t>Thank you for your valuable suggestions. We acknowledge that Fig. 2 was not sufficiently clear and concise, and we have redrawn it accordingly. In the original Fig. 2, R_s represented the runoff simulated by the SWAT model after parameter calibration,</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R_t</w:t>
      </w:r>
      <w:proofErr w:type="spellEnd"/>
      <w:r w:rsidRPr="008E198A">
        <w:rPr>
          <w:rFonts w:ascii="Times New Roman" w:hAnsi="Times New Roman" w:cs="Times New Roman"/>
          <w:sz w:val="24"/>
          <w:szCs w:val="24"/>
        </w:rPr>
        <w:t xml:space="preserve"> denoted the runoff calculated through the water balance equation, while LWAC and</w:t>
      </w:r>
      <w:r>
        <w:rPr>
          <w:rFonts w:ascii="Times New Roman" w:hAnsi="Times New Roman" w:cs="Times New Roman" w:hint="eastAsia"/>
          <w:sz w:val="24"/>
          <w:szCs w:val="24"/>
        </w:rPr>
        <w:t xml:space="preserve"> </w:t>
      </w:r>
      <w:r w:rsidRPr="008E198A">
        <w:rPr>
          <w:rFonts w:ascii="Times New Roman" w:hAnsi="Times New Roman" w:cs="Times New Roman"/>
          <w:sz w:val="24"/>
          <w:szCs w:val="24"/>
        </w:rPr>
        <w:t>LWAC</w:t>
      </w:r>
      <w:r>
        <w:rPr>
          <w:rFonts w:ascii="Times New Roman" w:hAnsi="Times New Roman" w:cs="Times New Roman" w:hint="eastAsia"/>
          <w:sz w:val="24"/>
          <w:szCs w:val="24"/>
        </w:rPr>
        <w:t>_s r</w:t>
      </w:r>
      <w:r w:rsidRPr="008E198A">
        <w:rPr>
          <w:rFonts w:ascii="Times New Roman" w:hAnsi="Times New Roman" w:cs="Times New Roman"/>
          <w:sz w:val="24"/>
          <w:szCs w:val="24"/>
        </w:rPr>
        <w:t>eferred to the lake water storage changes obtained directly from satellite data and calculated via the water balance equation, respectively.</w:t>
      </w:r>
      <w:r>
        <w:rPr>
          <w:rFonts w:ascii="Times New Roman" w:hAnsi="Times New Roman" w:cs="Times New Roman" w:hint="eastAsia"/>
          <w:sz w:val="24"/>
          <w:szCs w:val="24"/>
        </w:rPr>
        <w:t xml:space="preserve"> </w:t>
      </w:r>
      <w:r w:rsidRPr="008E198A">
        <w:rPr>
          <w:rFonts w:ascii="Times New Roman" w:hAnsi="Times New Roman" w:cs="Times New Roman"/>
          <w:sz w:val="24"/>
          <w:szCs w:val="24"/>
        </w:rPr>
        <w:t>In the revised Fig</w:t>
      </w:r>
      <w:r>
        <w:rPr>
          <w:rFonts w:ascii="Times New Roman" w:hAnsi="Times New Roman" w:cs="Times New Roman" w:hint="eastAsia"/>
          <w:sz w:val="24"/>
          <w:szCs w:val="24"/>
        </w:rPr>
        <w:t>.</w:t>
      </w:r>
      <w:r w:rsidRPr="008E198A">
        <w:rPr>
          <w:rFonts w:ascii="Times New Roman" w:hAnsi="Times New Roman" w:cs="Times New Roman"/>
          <w:sz w:val="24"/>
          <w:szCs w:val="24"/>
        </w:rPr>
        <w:t xml:space="preserve"> 2</w:t>
      </w:r>
      <w:r w:rsidR="006E1E54">
        <w:rPr>
          <w:rFonts w:ascii="Times New Roman" w:hAnsi="Times New Roman" w:cs="Times New Roman" w:hint="eastAsia"/>
          <w:sz w:val="24"/>
          <w:szCs w:val="24"/>
        </w:rPr>
        <w:t xml:space="preserve"> (</w:t>
      </w:r>
      <w:r w:rsidR="006E1E54" w:rsidRPr="008E198A">
        <w:rPr>
          <w:rFonts w:ascii="Times New Roman" w:hAnsi="Times New Roman" w:cs="Times New Roman"/>
          <w:sz w:val="24"/>
          <w:szCs w:val="24"/>
        </w:rPr>
        <w:t>Fig</w:t>
      </w:r>
      <w:r w:rsidR="006E1E54">
        <w:rPr>
          <w:rFonts w:ascii="Times New Roman" w:hAnsi="Times New Roman" w:cs="Times New Roman" w:hint="eastAsia"/>
          <w:sz w:val="24"/>
          <w:szCs w:val="24"/>
        </w:rPr>
        <w:t>.</w:t>
      </w:r>
      <w:r w:rsidR="006E1E54" w:rsidRPr="008E198A">
        <w:rPr>
          <w:rFonts w:ascii="Times New Roman" w:hAnsi="Times New Roman" w:cs="Times New Roman"/>
          <w:sz w:val="24"/>
          <w:szCs w:val="24"/>
        </w:rPr>
        <w:t xml:space="preserve"> </w:t>
      </w:r>
      <w:r w:rsidR="006E1E54">
        <w:rPr>
          <w:rFonts w:ascii="Times New Roman" w:hAnsi="Times New Roman" w:cs="Times New Roman" w:hint="eastAsia"/>
          <w:sz w:val="24"/>
          <w:szCs w:val="24"/>
        </w:rPr>
        <w:t>R1)</w:t>
      </w:r>
      <w:r w:rsidRPr="008E198A">
        <w:rPr>
          <w:rFonts w:ascii="Times New Roman" w:hAnsi="Times New Roman" w:cs="Times New Roman"/>
          <w:sz w:val="24"/>
          <w:szCs w:val="24"/>
        </w:rPr>
        <w:t>, we have adopted a more streamlined framework, directly indicating the application of data and models. Additionally, we have incorporated more intuitive graphics to illustrate the establishment of the water balance model.</w:t>
      </w:r>
    </w:p>
    <w:p w14:paraId="3124EF43" w14:textId="41753407" w:rsidR="008E198A" w:rsidRDefault="008E198A" w:rsidP="00434C3C">
      <w:pPr>
        <w:spacing w:beforeLines="50" w:before="156" w:afterLines="50" w:after="156" w:line="408" w:lineRule="auto"/>
        <w:ind w:firstLineChars="200" w:firstLine="480"/>
        <w:rPr>
          <w:rFonts w:ascii="Times New Roman" w:hAnsi="Times New Roman" w:cs="Times New Roman"/>
          <w:sz w:val="24"/>
          <w:szCs w:val="24"/>
        </w:rPr>
      </w:pPr>
      <w:r w:rsidRPr="008E198A">
        <w:rPr>
          <w:rFonts w:ascii="Times New Roman" w:hAnsi="Times New Roman" w:cs="Times New Roman"/>
          <w:sz w:val="24"/>
          <w:szCs w:val="24"/>
        </w:rPr>
        <w:t xml:space="preserve">Thank you for your reminder regarding the characteristics of our study area. Since </w:t>
      </w:r>
      <w:r w:rsidRPr="008E198A">
        <w:rPr>
          <w:rFonts w:ascii="Times New Roman" w:hAnsi="Times New Roman" w:cs="Times New Roman"/>
          <w:sz w:val="24"/>
          <w:szCs w:val="24"/>
        </w:rPr>
        <w:lastRenderedPageBreak/>
        <w:t>it is a closed lake, we utilized the water balance calculation method in our analysis.</w:t>
      </w:r>
    </w:p>
    <w:p w14:paraId="1AF8FCCD" w14:textId="7B52389A" w:rsidR="008E198A" w:rsidRDefault="008E198A" w:rsidP="00434C3C">
      <w:pPr>
        <w:spacing w:beforeLines="50" w:before="156" w:afterLines="50" w:after="156" w:line="408"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C5270F2" wp14:editId="72F31A8E">
            <wp:extent cx="4019739" cy="3610560"/>
            <wp:effectExtent l="0" t="0" r="0" b="9525"/>
            <wp:docPr id="13279615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61534" name="图片 13279615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3966" cy="3614357"/>
                    </a:xfrm>
                    <a:prstGeom prst="rect">
                      <a:avLst/>
                    </a:prstGeom>
                  </pic:spPr>
                </pic:pic>
              </a:graphicData>
            </a:graphic>
          </wp:inline>
        </w:drawing>
      </w:r>
    </w:p>
    <w:p w14:paraId="651E6D82" w14:textId="449E33E5" w:rsidR="008E198A" w:rsidRDefault="005E0F78" w:rsidP="00434C3C">
      <w:pPr>
        <w:spacing w:beforeLines="50" w:before="156" w:afterLines="50" w:after="156" w:line="40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39BC3A" wp14:editId="072F6593">
            <wp:extent cx="5274310" cy="3916680"/>
            <wp:effectExtent l="0" t="0" r="2540" b="7620"/>
            <wp:docPr id="99720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0562" name="图片 997205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14:paraId="238970F8" w14:textId="502399F9" w:rsidR="006E1E54" w:rsidRPr="006E1E54" w:rsidRDefault="006E1E54" w:rsidP="00B912E2">
      <w:pPr>
        <w:spacing w:beforeLines="50" w:before="156" w:afterLines="50" w:after="156"/>
        <w:rPr>
          <w:rFonts w:ascii="Times New Roman" w:hAnsi="Times New Roman" w:cs="Times New Roman"/>
          <w:kern w:val="0"/>
          <w:szCs w:val="21"/>
        </w:rPr>
      </w:pPr>
      <w:r w:rsidRPr="00601B62">
        <w:rPr>
          <w:rFonts w:ascii="Times New Roman" w:hAnsi="Times New Roman" w:cs="Times New Roman"/>
          <w:b/>
          <w:bCs/>
          <w:kern w:val="0"/>
          <w:szCs w:val="21"/>
        </w:rPr>
        <w:t>Fig. R1.</w:t>
      </w:r>
      <w:r w:rsidRPr="006E1E54">
        <w:rPr>
          <w:rFonts w:ascii="Times New Roman" w:hAnsi="Times New Roman" w:cs="Times New Roman"/>
          <w:kern w:val="0"/>
          <w:szCs w:val="21"/>
        </w:rPr>
        <w:t xml:space="preserve"> The framework of the complementary validation methods.</w:t>
      </w:r>
    </w:p>
    <w:p w14:paraId="7A755ADD" w14:textId="582973BF" w:rsidR="00B154F6" w:rsidRPr="00434C3C" w:rsidRDefault="006E1E54" w:rsidP="00434C3C">
      <w:pPr>
        <w:pStyle w:val="ab"/>
        <w:numPr>
          <w:ilvl w:val="0"/>
          <w:numId w:val="2"/>
        </w:numPr>
        <w:spacing w:beforeLines="50" w:before="156" w:afterLines="50" w:after="156" w:line="408" w:lineRule="auto"/>
        <w:ind w:left="0" w:firstLineChars="0" w:firstLine="0"/>
        <w:rPr>
          <w:rFonts w:cs="Times New Roman"/>
          <w:i/>
          <w:iCs/>
          <w:color w:val="0070C0"/>
        </w:rPr>
      </w:pPr>
      <w:r w:rsidRPr="00434C3C">
        <w:rPr>
          <w:rFonts w:cs="Times New Roman"/>
          <w:i/>
          <w:iCs/>
          <w:color w:val="0070C0"/>
        </w:rPr>
        <w:lastRenderedPageBreak/>
        <w:t>I failed to understand the rationale behind comparing three RS ET products after calibrating and validating SWAT-simulated ET with one RS ET product. Why not use all three ET products to calibrate/validate the SWAT model separately, and then compare the SWAT's runoff simulations resulting from the calibrations using different RS ET products?</w:t>
      </w:r>
    </w:p>
    <w:p w14:paraId="6E54A4EC" w14:textId="77777777" w:rsidR="006E1E54" w:rsidRDefault="006E1E54"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D24AF93" w14:textId="3478F5CF" w:rsidR="006E1E54" w:rsidRPr="006E1E54" w:rsidRDefault="006E1E54" w:rsidP="00434C3C">
      <w:pPr>
        <w:spacing w:beforeLines="50" w:before="156" w:afterLines="50" w:after="156" w:line="408" w:lineRule="auto"/>
        <w:ind w:firstLineChars="200" w:firstLine="480"/>
        <w:rPr>
          <w:rFonts w:ascii="Times New Roman" w:hAnsi="Times New Roman" w:cs="Times New Roman"/>
          <w:sz w:val="24"/>
          <w:szCs w:val="24"/>
        </w:rPr>
      </w:pPr>
      <w:r w:rsidRPr="006E1E54">
        <w:rPr>
          <w:rFonts w:ascii="Times New Roman" w:hAnsi="Times New Roman" w:cs="Times New Roman"/>
          <w:sz w:val="24"/>
          <w:szCs w:val="24"/>
        </w:rPr>
        <w:t xml:space="preserve">Thank you for </w:t>
      </w:r>
      <w:del w:id="6" w:author="Longhao Wang" w:date="2025-01-16T14:53:00Z" w16du:dateUtc="2025-01-16T06:53:00Z">
        <w:r w:rsidRPr="006E1E54" w:rsidDel="003F4C42">
          <w:rPr>
            <w:rFonts w:ascii="Times New Roman" w:hAnsi="Times New Roman" w:cs="Times New Roman"/>
            <w:sz w:val="24"/>
            <w:szCs w:val="24"/>
          </w:rPr>
          <w:delText xml:space="preserve">raising </w:delText>
        </w:r>
      </w:del>
      <w:ins w:id="7" w:author="Longhao Wang" w:date="2025-01-16T14:53:00Z" w16du:dateUtc="2025-01-16T06:53:00Z">
        <w:r w:rsidR="003F4C42">
          <w:rPr>
            <w:rFonts w:ascii="Times New Roman" w:hAnsi="Times New Roman" w:cs="Times New Roman" w:hint="eastAsia"/>
            <w:sz w:val="24"/>
            <w:szCs w:val="24"/>
          </w:rPr>
          <w:t>pointing</w:t>
        </w:r>
        <w:r w:rsidR="003F4C42" w:rsidRPr="006E1E54">
          <w:rPr>
            <w:rFonts w:ascii="Times New Roman" w:hAnsi="Times New Roman" w:cs="Times New Roman"/>
            <w:sz w:val="24"/>
            <w:szCs w:val="24"/>
          </w:rPr>
          <w:t xml:space="preserve"> </w:t>
        </w:r>
      </w:ins>
      <w:r w:rsidRPr="006E1E54">
        <w:rPr>
          <w:rFonts w:ascii="Times New Roman" w:hAnsi="Times New Roman" w:cs="Times New Roman"/>
          <w:sz w:val="24"/>
          <w:szCs w:val="24"/>
        </w:rPr>
        <w:t xml:space="preserve">this </w:t>
      </w:r>
      <w:del w:id="8" w:author="Longhao Wang" w:date="2025-01-16T14:53:00Z" w16du:dateUtc="2025-01-16T06:53:00Z">
        <w:r w:rsidRPr="006E1E54" w:rsidDel="003F4C42">
          <w:rPr>
            <w:rFonts w:ascii="Times New Roman" w:hAnsi="Times New Roman" w:cs="Times New Roman"/>
            <w:sz w:val="24"/>
            <w:szCs w:val="24"/>
          </w:rPr>
          <w:delText>question</w:delText>
        </w:r>
      </w:del>
      <w:ins w:id="9" w:author="Longhao Wang" w:date="2025-01-16T14:53:00Z" w16du:dateUtc="2025-01-16T06:53:00Z">
        <w:r w:rsidR="003F4C42">
          <w:rPr>
            <w:rFonts w:ascii="Times New Roman" w:hAnsi="Times New Roman" w:cs="Times New Roman" w:hint="eastAsia"/>
            <w:sz w:val="24"/>
            <w:szCs w:val="24"/>
          </w:rPr>
          <w:t>issue</w:t>
        </w:r>
        <w:r w:rsidR="00EF7620">
          <w:rPr>
            <w:rFonts w:ascii="Times New Roman" w:hAnsi="Times New Roman" w:cs="Times New Roman" w:hint="eastAsia"/>
            <w:sz w:val="24"/>
            <w:szCs w:val="24"/>
          </w:rPr>
          <w:t>, which is a</w:t>
        </w:r>
        <w:r w:rsidR="003F4C42">
          <w:rPr>
            <w:rFonts w:ascii="Times New Roman" w:hAnsi="Times New Roman" w:cs="Times New Roman" w:hint="eastAsia"/>
            <w:sz w:val="24"/>
            <w:szCs w:val="24"/>
          </w:rPr>
          <w:t xml:space="preserve">n </w:t>
        </w:r>
      </w:ins>
      <w:ins w:id="10" w:author="Longhao Wang" w:date="2025-01-16T14:54:00Z" w16du:dateUtc="2025-01-16T06:54:00Z">
        <w:r w:rsidR="003F4C42">
          <w:rPr>
            <w:rFonts w:ascii="Times New Roman" w:hAnsi="Times New Roman" w:cs="Times New Roman" w:hint="eastAsia"/>
            <w:sz w:val="24"/>
            <w:szCs w:val="24"/>
          </w:rPr>
          <w:t xml:space="preserve">important </w:t>
        </w:r>
      </w:ins>
      <w:ins w:id="11" w:author="Longhao Wang" w:date="2025-01-16T14:53:00Z" w16du:dateUtc="2025-01-16T06:53:00Z">
        <w:r w:rsidR="003F4C42">
          <w:rPr>
            <w:rFonts w:ascii="Times New Roman" w:hAnsi="Times New Roman" w:cs="Times New Roman" w:hint="eastAsia"/>
            <w:sz w:val="24"/>
            <w:szCs w:val="24"/>
          </w:rPr>
          <w:t>question</w:t>
        </w:r>
      </w:ins>
      <w:r w:rsidRPr="006E1E54">
        <w:rPr>
          <w:rFonts w:ascii="Times New Roman" w:hAnsi="Times New Roman" w:cs="Times New Roman"/>
          <w:sz w:val="24"/>
          <w:szCs w:val="24"/>
        </w:rPr>
        <w:t xml:space="preserve">. </w:t>
      </w:r>
      <w:ins w:id="12" w:author="Longhao Wang" w:date="2025-01-16T14:54:00Z" w16du:dateUtc="2025-01-16T06:54:00Z">
        <w:r w:rsidR="00A90099" w:rsidRPr="00A90099">
          <w:rPr>
            <w:rFonts w:ascii="Times New Roman" w:hAnsi="Times New Roman" w:cs="Times New Roman"/>
            <w:sz w:val="24"/>
            <w:szCs w:val="24"/>
          </w:rPr>
          <w:t xml:space="preserve">We now </w:t>
        </w:r>
      </w:ins>
      <w:ins w:id="13" w:author="Longhao Wang" w:date="2025-01-16T14:55:00Z" w16du:dateUtc="2025-01-16T06:55:00Z">
        <w:r w:rsidR="008435E8">
          <w:rPr>
            <w:rFonts w:ascii="Times New Roman" w:hAnsi="Times New Roman" w:cs="Times New Roman" w:hint="eastAsia"/>
            <w:sz w:val="24"/>
            <w:szCs w:val="24"/>
          </w:rPr>
          <w:t xml:space="preserve">carefully </w:t>
        </w:r>
      </w:ins>
      <w:ins w:id="14" w:author="Longhao Wang" w:date="2025-01-16T14:54:00Z" w16du:dateUtc="2025-01-16T06:54:00Z">
        <w:r w:rsidR="00A90099" w:rsidRPr="00A90099">
          <w:rPr>
            <w:rFonts w:ascii="Times New Roman" w:hAnsi="Times New Roman" w:cs="Times New Roman"/>
            <w:sz w:val="24"/>
            <w:szCs w:val="24"/>
          </w:rPr>
          <w:t xml:space="preserve">explain this </w:t>
        </w:r>
      </w:ins>
      <w:ins w:id="15" w:author="Longhao Wang" w:date="2025-01-16T14:55:00Z" w16du:dateUtc="2025-01-16T06:55:00Z">
        <w:r w:rsidR="008435E8">
          <w:rPr>
            <w:rFonts w:ascii="Times New Roman" w:hAnsi="Times New Roman" w:cs="Times New Roman" w:hint="eastAsia"/>
            <w:sz w:val="24"/>
            <w:szCs w:val="24"/>
          </w:rPr>
          <w:t>question</w:t>
        </w:r>
      </w:ins>
      <w:ins w:id="16" w:author="Longhao Wang" w:date="2025-01-16T14:54:00Z" w16du:dateUtc="2025-01-16T06:54:00Z">
        <w:r w:rsidR="00A90099" w:rsidRPr="00A90099">
          <w:rPr>
            <w:rFonts w:ascii="Times New Roman" w:hAnsi="Times New Roman" w:cs="Times New Roman"/>
            <w:sz w:val="24"/>
            <w:szCs w:val="24"/>
          </w:rPr>
          <w:t xml:space="preserve"> in the paper</w:t>
        </w:r>
      </w:ins>
      <w:ins w:id="17" w:author="Longhao Wang" w:date="2025-01-16T14:55:00Z" w16du:dateUtc="2025-01-16T06:55:00Z">
        <w:r w:rsidR="008435E8">
          <w:rPr>
            <w:rFonts w:ascii="Times New Roman" w:hAnsi="Times New Roman" w:cs="Times New Roman" w:hint="eastAsia"/>
            <w:sz w:val="24"/>
            <w:szCs w:val="24"/>
          </w:rPr>
          <w:t xml:space="preserve"> (Line xxx)</w:t>
        </w:r>
      </w:ins>
      <w:ins w:id="18" w:author="Longhao Wang" w:date="2025-01-16T14:54:00Z" w16du:dateUtc="2025-01-16T06:54:00Z">
        <w:r w:rsidR="00A90099">
          <w:rPr>
            <w:rFonts w:ascii="Times New Roman" w:hAnsi="Times New Roman" w:cs="Times New Roman" w:hint="eastAsia"/>
            <w:sz w:val="24"/>
            <w:szCs w:val="24"/>
          </w:rPr>
          <w:t xml:space="preserve">. </w:t>
        </w:r>
      </w:ins>
      <w:r w:rsidRPr="006E1E54">
        <w:rPr>
          <w:rFonts w:ascii="Times New Roman" w:hAnsi="Times New Roman" w:cs="Times New Roman"/>
          <w:sz w:val="24"/>
          <w:szCs w:val="24"/>
        </w:rPr>
        <w:t>Regarding the SWAT model, the input data driving the model is sourced from ERA5, and the RS-ET data used for model parameter calibration is derived from EB_ET_v2. The simulation and calibration of evaporation are part of the process to obtain the simulated runoff results, rather than the focus or outcome of the experiment itself.</w:t>
      </w:r>
      <w:r w:rsidR="00D4050C">
        <w:rPr>
          <w:rFonts w:ascii="Times New Roman" w:hAnsi="Times New Roman" w:cs="Times New Roman" w:hint="eastAsia"/>
          <w:sz w:val="24"/>
          <w:szCs w:val="24"/>
        </w:rPr>
        <w:t xml:space="preserve"> </w:t>
      </w:r>
      <w:r w:rsidRPr="006E1E54">
        <w:rPr>
          <w:rFonts w:ascii="Times New Roman" w:hAnsi="Times New Roman" w:cs="Times New Roman"/>
          <w:sz w:val="24"/>
          <w:szCs w:val="24"/>
        </w:rPr>
        <w:t xml:space="preserve">For the water balance calculations, whether determining runoff or water storage changes, "evaporation (E)" is considered a process variable. To minimize the impact of this process variable, the RS-ET data used for calibration and as input for the water balance equation are kept consistent (both are EB_ET_v2). </w:t>
      </w:r>
      <w:commentRangeStart w:id="19"/>
      <w:r w:rsidRPr="006E1E54">
        <w:rPr>
          <w:rFonts w:ascii="Times New Roman" w:hAnsi="Times New Roman" w:cs="Times New Roman"/>
          <w:sz w:val="24"/>
          <w:szCs w:val="24"/>
        </w:rPr>
        <w:t>There is no need to employ multiple datasets for model calibration and validation separately.</w:t>
      </w:r>
      <w:r w:rsidR="00D4050C">
        <w:rPr>
          <w:rFonts w:ascii="Times New Roman" w:hAnsi="Times New Roman" w:cs="Times New Roman" w:hint="eastAsia"/>
          <w:sz w:val="24"/>
          <w:szCs w:val="24"/>
        </w:rPr>
        <w:t xml:space="preserve"> </w:t>
      </w:r>
      <w:r w:rsidRPr="006E1E54">
        <w:rPr>
          <w:rFonts w:ascii="Times New Roman" w:hAnsi="Times New Roman" w:cs="Times New Roman"/>
          <w:sz w:val="24"/>
          <w:szCs w:val="24"/>
        </w:rPr>
        <w:t>As for the comparison of different RS-ET datasets in the manuscript, it serves to demonstrate the reliability of the evaporation results simulated by the model as well as the credibility of EB_ET_v2, which was used for model calibration.</w:t>
      </w:r>
      <w:commentRangeEnd w:id="19"/>
      <w:r w:rsidR="00C12D90">
        <w:rPr>
          <w:rStyle w:val="ad"/>
        </w:rPr>
        <w:commentReference w:id="19"/>
      </w:r>
    </w:p>
    <w:p w14:paraId="489AE4B7" w14:textId="0263AC07" w:rsidR="006E1E54" w:rsidRPr="00904B6C" w:rsidRDefault="00D4050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It may be because I am not very familiar with the GRACE products. I don't understand how the GRACE products were incorporated into the framework to verify the spatial distributions of SWAT runoff simulations. Further explanation is needed.</w:t>
      </w:r>
    </w:p>
    <w:p w14:paraId="3F40AF43" w14:textId="199C1727" w:rsidR="001450DC" w:rsidRPr="00904B6C" w:rsidRDefault="001450D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L324-328: I don't understand how spatial analysis of runoff was done.</w:t>
      </w:r>
    </w:p>
    <w:p w14:paraId="08E8BCD1"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77467025" w14:textId="1DABDFDA" w:rsidR="00D4050C" w:rsidRDefault="00D4050C" w:rsidP="00434C3C">
      <w:pPr>
        <w:spacing w:beforeLines="50" w:before="156" w:afterLines="50" w:after="156" w:line="408" w:lineRule="auto"/>
        <w:ind w:firstLineChars="200" w:firstLine="480"/>
        <w:rPr>
          <w:rFonts w:ascii="Times New Roman" w:hAnsi="Times New Roman" w:cs="Times New Roman"/>
          <w:sz w:val="24"/>
          <w:szCs w:val="24"/>
        </w:rPr>
      </w:pPr>
      <w:commentRangeStart w:id="20"/>
      <w:r w:rsidRPr="00D4050C">
        <w:rPr>
          <w:rFonts w:ascii="Times New Roman" w:hAnsi="Times New Roman" w:cs="Times New Roman"/>
          <w:sz w:val="24"/>
          <w:szCs w:val="24"/>
        </w:rPr>
        <w:lastRenderedPageBreak/>
        <w:t>We sincerely appreciate your insightful question</w:t>
      </w:r>
      <w:r w:rsidR="001450DC">
        <w:rPr>
          <w:rFonts w:ascii="Times New Roman" w:hAnsi="Times New Roman" w:cs="Times New Roman" w:hint="eastAsia"/>
          <w:sz w:val="24"/>
          <w:szCs w:val="24"/>
        </w:rPr>
        <w:t>s</w:t>
      </w:r>
      <w:r w:rsidRPr="00D4050C">
        <w:rPr>
          <w:rFonts w:ascii="Times New Roman" w:hAnsi="Times New Roman" w:cs="Times New Roman"/>
          <w:sz w:val="24"/>
          <w:szCs w:val="24"/>
        </w:rPr>
        <w:t xml:space="preserve"> and have made corresponding revisions to the relevant section (3.3.3).</w:t>
      </w:r>
      <w:r>
        <w:rPr>
          <w:rFonts w:ascii="Times New Roman" w:hAnsi="Times New Roman" w:cs="Times New Roman" w:hint="eastAsia"/>
          <w:sz w:val="24"/>
          <w:szCs w:val="24"/>
        </w:rPr>
        <w:t xml:space="preserve"> (</w:t>
      </w:r>
      <w:r w:rsidRPr="00904B6C">
        <w:rPr>
          <w:rFonts w:ascii="Times New Roman" w:hAnsi="Times New Roman" w:cs="Times New Roman" w:hint="eastAsia"/>
          <w:b/>
          <w:bCs/>
          <w:sz w:val="24"/>
          <w:szCs w:val="24"/>
        </w:rPr>
        <w:t>Line 3</w:t>
      </w:r>
      <w:r w:rsidR="003D4D4C">
        <w:rPr>
          <w:rFonts w:ascii="Times New Roman" w:hAnsi="Times New Roman" w:cs="Times New Roman" w:hint="eastAsia"/>
          <w:b/>
          <w:bCs/>
          <w:sz w:val="24"/>
          <w:szCs w:val="24"/>
        </w:rPr>
        <w:t>40</w:t>
      </w:r>
      <w:r w:rsidRPr="00904B6C">
        <w:rPr>
          <w:rFonts w:ascii="Times New Roman" w:hAnsi="Times New Roman" w:cs="Times New Roman" w:hint="eastAsia"/>
          <w:b/>
          <w:bCs/>
          <w:sz w:val="24"/>
          <w:szCs w:val="24"/>
        </w:rPr>
        <w:t>-34</w:t>
      </w:r>
      <w:r w:rsidR="003D4D4C">
        <w:rPr>
          <w:rFonts w:ascii="Times New Roman" w:hAnsi="Times New Roman" w:cs="Times New Roman" w:hint="eastAsia"/>
          <w:b/>
          <w:bCs/>
          <w:sz w:val="24"/>
          <w:szCs w:val="24"/>
        </w:rPr>
        <w:t>9</w:t>
      </w:r>
      <w:r>
        <w:rPr>
          <w:rFonts w:ascii="Times New Roman" w:hAnsi="Times New Roman" w:cs="Times New Roman" w:hint="eastAsia"/>
          <w:sz w:val="24"/>
          <w:szCs w:val="24"/>
        </w:rPr>
        <w:t>)</w:t>
      </w:r>
    </w:p>
    <w:p w14:paraId="42910B96" w14:textId="1A05BB8E" w:rsidR="00D4050C" w:rsidRDefault="00D4050C" w:rsidP="00434C3C">
      <w:pPr>
        <w:spacing w:beforeLines="50" w:before="156" w:afterLines="50" w:after="156" w:line="408" w:lineRule="auto"/>
        <w:ind w:firstLineChars="200" w:firstLine="480"/>
        <w:rPr>
          <w:ins w:id="21" w:author="Longhao Wang" w:date="2025-01-16T14:58:00Z" w16du:dateUtc="2025-01-16T06:58:00Z"/>
          <w:rFonts w:ascii="Times New Roman" w:hAnsi="Times New Roman" w:cs="Times New Roman"/>
          <w:sz w:val="24"/>
          <w:szCs w:val="24"/>
        </w:rPr>
      </w:pPr>
      <w:r w:rsidRPr="00D4050C">
        <w:rPr>
          <w:rFonts w:ascii="Times New Roman" w:hAnsi="Times New Roman" w:cs="Times New Roman"/>
          <w:sz w:val="24"/>
          <w:szCs w:val="24"/>
        </w:rPr>
        <w:t>The earlier validations primarily focused on the temporal validation of runoff results, while the incorporation of GRACE data aims to evaluate the spatial distribution results.</w:t>
      </w:r>
      <w:r>
        <w:rPr>
          <w:rFonts w:ascii="Times New Roman" w:hAnsi="Times New Roman" w:cs="Times New Roman" w:hint="eastAsia"/>
          <w:sz w:val="24"/>
          <w:szCs w:val="24"/>
        </w:rPr>
        <w:t xml:space="preserve"> </w:t>
      </w:r>
      <w:r w:rsidRPr="00D4050C">
        <w:rPr>
          <w:rFonts w:ascii="Times New Roman" w:hAnsi="Times New Roman" w:cs="Times New Roman"/>
          <w:sz w:val="24"/>
          <w:szCs w:val="24"/>
        </w:rPr>
        <w:t>Specifically, the simulated runoff, lake precipitation, and lake evaporation were input into the water balance equation to calculate the LWSC results, which were subsequently visualized for six sub-basins. Likewise, the LWSC results derived from GRACE data were visualized within the same sub-basins, facilitating a comparison of the spatial distributions between the two datasets.</w:t>
      </w:r>
      <w:r>
        <w:rPr>
          <w:rFonts w:ascii="Times New Roman" w:hAnsi="Times New Roman" w:cs="Times New Roman" w:hint="eastAsia"/>
          <w:sz w:val="24"/>
          <w:szCs w:val="24"/>
        </w:rPr>
        <w:t xml:space="preserve"> </w:t>
      </w:r>
      <w:r w:rsidRPr="00D4050C">
        <w:rPr>
          <w:rFonts w:ascii="Times New Roman" w:hAnsi="Times New Roman" w:cs="Times New Roman"/>
          <w:sz w:val="24"/>
          <w:szCs w:val="24"/>
        </w:rPr>
        <w:t>As the LWSC is calculated based on runoff, this approach also serves as an indirect validation of the spatial distribution of runoff.</w:t>
      </w:r>
      <w:commentRangeEnd w:id="20"/>
      <w:r w:rsidR="00952D6F">
        <w:rPr>
          <w:rStyle w:val="ad"/>
        </w:rPr>
        <w:commentReference w:id="20"/>
      </w:r>
    </w:p>
    <w:p w14:paraId="41EA14AB" w14:textId="613175C0" w:rsidR="001039EA" w:rsidRDefault="001039EA" w:rsidP="00434C3C">
      <w:pPr>
        <w:spacing w:beforeLines="50" w:before="156" w:afterLines="50" w:after="156" w:line="408" w:lineRule="auto"/>
        <w:ind w:firstLineChars="200" w:firstLine="420"/>
        <w:rPr>
          <w:ins w:id="22" w:author="Longhao Wang" w:date="2025-01-16T14:58:00Z" w16du:dateUtc="2025-01-16T06:58:00Z"/>
          <w:rFonts w:ascii="Times New Roman" w:hAnsi="Times New Roman" w:cs="Times New Roman"/>
          <w:sz w:val="24"/>
          <w:szCs w:val="24"/>
        </w:rPr>
      </w:pPr>
      <w:ins w:id="23" w:author="Longhao Wang" w:date="2025-01-16T14:58:00Z" w16du:dateUtc="2025-01-16T06:58:00Z">
        <w:r>
          <w:rPr>
            <w:noProof/>
          </w:rPr>
          <w:drawing>
            <wp:inline distT="0" distB="0" distL="0" distR="0" wp14:anchorId="417F3A5D" wp14:editId="481DA9BC">
              <wp:extent cx="5274310" cy="4378325"/>
              <wp:effectExtent l="0" t="0" r="2540" b="3175"/>
              <wp:docPr id="44294574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5749" name="图片 1" descr="图示&#10;&#10;AI 生成的内容可能不正确。"/>
                      <pic:cNvPicPr/>
                    </pic:nvPicPr>
                    <pic:blipFill>
                      <a:blip r:embed="rId13"/>
                      <a:stretch>
                        <a:fillRect/>
                      </a:stretch>
                    </pic:blipFill>
                    <pic:spPr>
                      <a:xfrm>
                        <a:off x="0" y="0"/>
                        <a:ext cx="5274310" cy="4378325"/>
                      </a:xfrm>
                      <a:prstGeom prst="rect">
                        <a:avLst/>
                      </a:prstGeom>
                    </pic:spPr>
                  </pic:pic>
                </a:graphicData>
              </a:graphic>
            </wp:inline>
          </w:drawing>
        </w:r>
      </w:ins>
    </w:p>
    <w:p w14:paraId="55557927" w14:textId="48D986C8" w:rsidR="001039EA" w:rsidRDefault="001039EA" w:rsidP="00434C3C">
      <w:pPr>
        <w:spacing w:beforeLines="50" w:before="156" w:afterLines="50" w:after="156" w:line="408" w:lineRule="auto"/>
        <w:ind w:firstLineChars="200" w:firstLine="480"/>
        <w:rPr>
          <w:ins w:id="24" w:author="Longhao Wang" w:date="2025-01-16T14:58:00Z" w16du:dateUtc="2025-01-16T06:58:00Z"/>
          <w:rFonts w:ascii="Times New Roman" w:hAnsi="Times New Roman" w:cs="Times New Roman"/>
          <w:sz w:val="24"/>
          <w:szCs w:val="24"/>
        </w:rPr>
      </w:pPr>
      <w:ins w:id="25" w:author="Longhao Wang" w:date="2025-01-16T14:58:00Z" w16du:dateUtc="2025-01-16T06:58:00Z">
        <w:r>
          <w:rPr>
            <w:rFonts w:ascii="Times New Roman" w:hAnsi="Times New Roman" w:cs="Times New Roman" w:hint="eastAsia"/>
            <w:sz w:val="24"/>
            <w:szCs w:val="24"/>
          </w:rPr>
          <w:t>你怎么不用这张图告诉他，</w:t>
        </w:r>
        <w:r>
          <w:rPr>
            <w:rFonts w:ascii="Times New Roman" w:hAnsi="Times New Roman" w:cs="Times New Roman" w:hint="eastAsia"/>
            <w:sz w:val="24"/>
            <w:szCs w:val="24"/>
          </w:rPr>
          <w:t>GRACE</w:t>
        </w:r>
        <w:r>
          <w:rPr>
            <w:rFonts w:ascii="Times New Roman" w:hAnsi="Times New Roman" w:cs="Times New Roman" w:hint="eastAsia"/>
            <w:sz w:val="24"/>
            <w:szCs w:val="24"/>
          </w:rPr>
          <w:t>在其中起的什么作用？</w:t>
        </w:r>
      </w:ins>
    </w:p>
    <w:p w14:paraId="11F75221" w14:textId="2249C8A3" w:rsidR="001039EA" w:rsidRDefault="001039EA" w:rsidP="00434C3C">
      <w:pPr>
        <w:spacing w:beforeLines="50" w:before="156" w:afterLines="50" w:after="156" w:line="408" w:lineRule="auto"/>
        <w:ind w:firstLineChars="200" w:firstLine="480"/>
        <w:rPr>
          <w:ins w:id="26" w:author="Longhao Wang" w:date="2025-01-16T14:59:00Z" w16du:dateUtc="2025-01-16T06:59:00Z"/>
          <w:rFonts w:ascii="Times New Roman" w:hAnsi="Times New Roman" w:cs="Times New Roman"/>
          <w:sz w:val="24"/>
          <w:szCs w:val="24"/>
        </w:rPr>
      </w:pPr>
      <w:ins w:id="27" w:author="Longhao Wang" w:date="2025-01-16T14:58:00Z" w16du:dateUtc="2025-01-16T06:58:00Z">
        <w:r>
          <w:rPr>
            <w:rFonts w:ascii="Times New Roman" w:hAnsi="Times New Roman" w:cs="Times New Roman" w:hint="eastAsia"/>
            <w:sz w:val="24"/>
            <w:szCs w:val="24"/>
          </w:rPr>
          <w:lastRenderedPageBreak/>
          <w:t>你说的还不是很清晰</w:t>
        </w:r>
      </w:ins>
    </w:p>
    <w:p w14:paraId="496204F9" w14:textId="3FE1EC11" w:rsidR="00DC441F" w:rsidRDefault="00DC441F" w:rsidP="00434C3C">
      <w:pPr>
        <w:spacing w:beforeLines="50" w:before="156" w:afterLines="50" w:after="156" w:line="408" w:lineRule="auto"/>
        <w:ind w:firstLineChars="200" w:firstLine="480"/>
        <w:rPr>
          <w:ins w:id="28" w:author="Longhao Wang" w:date="2025-01-16T14:58:00Z" w16du:dateUtc="2025-01-16T06:58:00Z"/>
          <w:rFonts w:ascii="Times New Roman" w:hAnsi="Times New Roman" w:cs="Times New Roman" w:hint="eastAsia"/>
          <w:sz w:val="24"/>
          <w:szCs w:val="24"/>
        </w:rPr>
      </w:pPr>
      <w:ins w:id="29" w:author="Longhao Wang" w:date="2025-01-16T14:59:00Z" w16du:dateUtc="2025-01-16T06:59:00Z">
        <w:r>
          <w:rPr>
            <w:rFonts w:ascii="Times New Roman" w:hAnsi="Times New Roman" w:cs="Times New Roman" w:hint="eastAsia"/>
            <w:sz w:val="24"/>
            <w:szCs w:val="24"/>
          </w:rPr>
          <w:t>首先你告诉他</w:t>
        </w:r>
        <w:r>
          <w:rPr>
            <w:rFonts w:ascii="Times New Roman" w:hAnsi="Times New Roman" w:cs="Times New Roman" w:hint="eastAsia"/>
            <w:sz w:val="24"/>
            <w:szCs w:val="24"/>
          </w:rPr>
          <w:t>GRACE</w:t>
        </w:r>
        <w:r>
          <w:rPr>
            <w:rFonts w:ascii="Times New Roman" w:hAnsi="Times New Roman" w:cs="Times New Roman" w:hint="eastAsia"/>
            <w:sz w:val="24"/>
            <w:szCs w:val="24"/>
          </w:rPr>
          <w:t>计算的水储量包括个啥，水重力卫星，就是陆地的所有</w:t>
        </w:r>
      </w:ins>
      <w:ins w:id="30" w:author="Longhao Wang" w:date="2025-01-16T15:00:00Z" w16du:dateUtc="2025-01-16T07:00:00Z">
        <w:r>
          <w:rPr>
            <w:rFonts w:ascii="Times New Roman" w:hAnsi="Times New Roman" w:cs="Times New Roman" w:hint="eastAsia"/>
            <w:sz w:val="24"/>
            <w:szCs w:val="24"/>
          </w:rPr>
          <w:t>水，尤其对于这个相对封闭的系统比较合适</w:t>
        </w:r>
      </w:ins>
    </w:p>
    <w:p w14:paraId="5F665C30" w14:textId="662CE4DF" w:rsidR="003F62C3" w:rsidRDefault="003F62C3" w:rsidP="00434C3C">
      <w:pPr>
        <w:spacing w:beforeLines="50" w:before="156" w:afterLines="50" w:after="156" w:line="408" w:lineRule="auto"/>
        <w:ind w:firstLineChars="200" w:firstLine="480"/>
        <w:rPr>
          <w:ins w:id="31" w:author="Longhao Wang" w:date="2025-01-16T14:59:00Z" w16du:dateUtc="2025-01-16T06:59:00Z"/>
          <w:rFonts w:ascii="Times New Roman" w:hAnsi="Times New Roman" w:cs="Times New Roman"/>
          <w:sz w:val="24"/>
          <w:szCs w:val="24"/>
        </w:rPr>
      </w:pPr>
      <w:ins w:id="32" w:author="Longhao Wang" w:date="2025-01-16T14:58:00Z" w16du:dateUtc="2025-01-16T06:58:00Z">
        <w:r>
          <w:rPr>
            <w:rFonts w:ascii="Times New Roman" w:hAnsi="Times New Roman" w:cs="Times New Roman" w:hint="eastAsia"/>
            <w:sz w:val="24"/>
            <w:szCs w:val="24"/>
          </w:rPr>
          <w:t>首先在第一阶段：通过</w:t>
        </w:r>
        <w:r>
          <w:rPr>
            <w:rFonts w:ascii="Times New Roman" w:hAnsi="Times New Roman" w:cs="Times New Roman" w:hint="eastAsia"/>
            <w:sz w:val="24"/>
            <w:szCs w:val="24"/>
          </w:rPr>
          <w:t xml:space="preserve">LWSC = R + P </w:t>
        </w:r>
        <w:r>
          <w:rPr>
            <w:rFonts w:ascii="Times New Roman" w:hAnsi="Times New Roman" w:cs="Times New Roman"/>
            <w:sz w:val="24"/>
            <w:szCs w:val="24"/>
          </w:rPr>
          <w:t>–</w:t>
        </w:r>
        <w:r>
          <w:rPr>
            <w:rFonts w:ascii="Times New Roman" w:hAnsi="Times New Roman" w:cs="Times New Roman" w:hint="eastAsia"/>
            <w:sz w:val="24"/>
            <w:szCs w:val="24"/>
          </w:rPr>
          <w:t xml:space="preserve"> E</w:t>
        </w:r>
      </w:ins>
      <w:ins w:id="33" w:author="Longhao Wang" w:date="2025-01-16T14:59:00Z" w16du:dateUtc="2025-01-16T06:59:00Z">
        <w:r>
          <w:rPr>
            <w:rFonts w:ascii="Times New Roman" w:hAnsi="Times New Roman" w:cs="Times New Roman" w:hint="eastAsia"/>
            <w:sz w:val="24"/>
            <w:szCs w:val="24"/>
          </w:rPr>
          <w:t>，其中</w:t>
        </w:r>
        <w:r>
          <w:rPr>
            <w:rFonts w:ascii="Times New Roman" w:hAnsi="Times New Roman" w:cs="Times New Roman" w:hint="eastAsia"/>
            <w:sz w:val="24"/>
            <w:szCs w:val="24"/>
          </w:rPr>
          <w:t>LWSC</w:t>
        </w:r>
        <w:r>
          <w:rPr>
            <w:rFonts w:ascii="Times New Roman" w:hAnsi="Times New Roman" w:cs="Times New Roman" w:hint="eastAsia"/>
            <w:sz w:val="24"/>
            <w:szCs w:val="24"/>
          </w:rPr>
          <w:t>是</w:t>
        </w:r>
        <w:r>
          <w:rPr>
            <w:rFonts w:ascii="Times New Roman" w:hAnsi="Times New Roman" w:cs="Times New Roman" w:hint="eastAsia"/>
            <w:sz w:val="24"/>
            <w:szCs w:val="24"/>
          </w:rPr>
          <w:t>GRACE</w:t>
        </w:r>
        <w:r>
          <w:rPr>
            <w:rFonts w:ascii="Times New Roman" w:hAnsi="Times New Roman" w:cs="Times New Roman" w:hint="eastAsia"/>
            <w:sz w:val="24"/>
            <w:szCs w:val="24"/>
          </w:rPr>
          <w:t>，</w:t>
        </w:r>
        <w:r w:rsidR="00DC441F">
          <w:rPr>
            <w:rFonts w:ascii="Times New Roman" w:hAnsi="Times New Roman" w:cs="Times New Roman" w:hint="eastAsia"/>
            <w:sz w:val="24"/>
            <w:szCs w:val="24"/>
          </w:rPr>
          <w:t>就能通过</w:t>
        </w:r>
        <w:r w:rsidR="00DC441F">
          <w:rPr>
            <w:rFonts w:ascii="Times New Roman" w:hAnsi="Times New Roman" w:cs="Times New Roman" w:hint="eastAsia"/>
            <w:sz w:val="24"/>
            <w:szCs w:val="24"/>
          </w:rPr>
          <w:t>P</w:t>
        </w:r>
        <w:r w:rsidR="00DC441F">
          <w:rPr>
            <w:rFonts w:ascii="Times New Roman" w:hAnsi="Times New Roman" w:cs="Times New Roman" w:hint="eastAsia"/>
            <w:sz w:val="24"/>
            <w:szCs w:val="24"/>
          </w:rPr>
          <w:t>、</w:t>
        </w:r>
        <w:r w:rsidR="00DC441F">
          <w:rPr>
            <w:rFonts w:ascii="Times New Roman" w:hAnsi="Times New Roman" w:cs="Times New Roman" w:hint="eastAsia"/>
            <w:sz w:val="24"/>
            <w:szCs w:val="24"/>
          </w:rPr>
          <w:t>E</w:t>
        </w:r>
        <w:r w:rsidR="00DC441F">
          <w:rPr>
            <w:rFonts w:ascii="Times New Roman" w:hAnsi="Times New Roman" w:cs="Times New Roman" w:hint="eastAsia"/>
            <w:sz w:val="24"/>
            <w:szCs w:val="24"/>
          </w:rPr>
          <w:t>反推</w:t>
        </w:r>
        <w:r w:rsidR="00DC441F">
          <w:rPr>
            <w:rFonts w:ascii="Times New Roman" w:hAnsi="Times New Roman" w:cs="Times New Roman" w:hint="eastAsia"/>
            <w:sz w:val="24"/>
            <w:szCs w:val="24"/>
          </w:rPr>
          <w:t>R</w:t>
        </w:r>
        <w:r w:rsidR="00DC441F">
          <w:rPr>
            <w:rFonts w:ascii="Times New Roman" w:hAnsi="Times New Roman" w:cs="Times New Roman" w:hint="eastAsia"/>
            <w:sz w:val="24"/>
            <w:szCs w:val="24"/>
          </w:rPr>
          <w:t>了</w:t>
        </w:r>
      </w:ins>
    </w:p>
    <w:p w14:paraId="79914A0A" w14:textId="08266D5A" w:rsidR="00DC441F" w:rsidRDefault="00DC441F" w:rsidP="00434C3C">
      <w:pPr>
        <w:spacing w:beforeLines="50" w:before="156" w:afterLines="50" w:after="156" w:line="408" w:lineRule="auto"/>
        <w:ind w:firstLineChars="200" w:firstLine="480"/>
        <w:rPr>
          <w:ins w:id="34" w:author="Longhao Wang" w:date="2025-01-16T15:02:00Z" w16du:dateUtc="2025-01-16T07:02:00Z"/>
          <w:rFonts w:ascii="Times New Roman" w:hAnsi="Times New Roman" w:cs="Times New Roman"/>
          <w:sz w:val="24"/>
          <w:szCs w:val="24"/>
        </w:rPr>
      </w:pPr>
      <w:ins w:id="35" w:author="Longhao Wang" w:date="2025-01-16T14:59:00Z" w16du:dateUtc="2025-01-16T06:59:00Z">
        <w:r>
          <w:rPr>
            <w:rFonts w:ascii="Times New Roman" w:hAnsi="Times New Roman" w:cs="Times New Roman" w:hint="eastAsia"/>
            <w:sz w:val="24"/>
            <w:szCs w:val="24"/>
          </w:rPr>
          <w:t>在第二阶段，</w:t>
        </w:r>
      </w:ins>
      <w:proofErr w:type="gramStart"/>
      <w:ins w:id="36" w:author="Longhao Wang" w:date="2025-01-16T15:00:00Z" w16du:dateUtc="2025-01-16T07:00:00Z">
        <w:r w:rsidR="00A25A44">
          <w:rPr>
            <w:rFonts w:ascii="Times New Roman" w:hAnsi="Times New Roman" w:cs="Times New Roman" w:hint="eastAsia"/>
            <w:sz w:val="24"/>
            <w:szCs w:val="24"/>
          </w:rPr>
          <w:t>拿率定</w:t>
        </w:r>
        <w:proofErr w:type="gramEnd"/>
        <w:r w:rsidR="00A25A44">
          <w:rPr>
            <w:rFonts w:ascii="Times New Roman" w:hAnsi="Times New Roman" w:cs="Times New Roman" w:hint="eastAsia"/>
            <w:sz w:val="24"/>
            <w:szCs w:val="24"/>
          </w:rPr>
          <w:t>好的</w:t>
        </w:r>
        <w:r w:rsidR="00A25A44">
          <w:rPr>
            <w:rFonts w:ascii="Times New Roman" w:hAnsi="Times New Roman" w:cs="Times New Roman" w:hint="eastAsia"/>
            <w:sz w:val="24"/>
            <w:szCs w:val="24"/>
          </w:rPr>
          <w:t>SWAT</w:t>
        </w:r>
        <w:r w:rsidR="00A25A44">
          <w:rPr>
            <w:rFonts w:ascii="Times New Roman" w:hAnsi="Times New Roman" w:cs="Times New Roman" w:hint="eastAsia"/>
            <w:sz w:val="24"/>
            <w:szCs w:val="24"/>
          </w:rPr>
          <w:t>，能推出一个</w:t>
        </w:r>
      </w:ins>
      <w:ins w:id="37" w:author="Longhao Wang" w:date="2025-01-16T15:01:00Z" w16du:dateUtc="2025-01-16T07:01:00Z">
        <w:r w:rsidR="00E17F19">
          <w:rPr>
            <w:rFonts w:ascii="Times New Roman" w:hAnsi="Times New Roman" w:cs="Times New Roman" w:hint="eastAsia"/>
            <w:sz w:val="24"/>
            <w:szCs w:val="24"/>
          </w:rPr>
          <w:t>TWS</w:t>
        </w:r>
        <w:r w:rsidR="00447094">
          <w:rPr>
            <w:rFonts w:ascii="Times New Roman" w:hAnsi="Times New Roman" w:cs="Times New Roman" w:hint="eastAsia"/>
            <w:sz w:val="24"/>
            <w:szCs w:val="24"/>
          </w:rPr>
          <w:t>C</w:t>
        </w:r>
        <w:r w:rsidR="00447094">
          <w:rPr>
            <w:rFonts w:ascii="Times New Roman" w:hAnsi="Times New Roman" w:cs="Times New Roman" w:hint="eastAsia"/>
            <w:sz w:val="24"/>
            <w:szCs w:val="24"/>
          </w:rPr>
          <w:t>（用水量平衡</w:t>
        </w:r>
      </w:ins>
      <w:ins w:id="38" w:author="Longhao Wang" w:date="2025-01-16T15:02:00Z" w16du:dateUtc="2025-01-16T07:02:00Z">
        <w:r w:rsidR="00447094">
          <w:rPr>
            <w:rFonts w:ascii="Times New Roman" w:hAnsi="Times New Roman" w:cs="Times New Roman" w:hint="eastAsia"/>
            <w:sz w:val="24"/>
            <w:szCs w:val="24"/>
          </w:rPr>
          <w:t>方程</w:t>
        </w:r>
      </w:ins>
      <w:ins w:id="39" w:author="Longhao Wang" w:date="2025-01-16T15:01:00Z" w16du:dateUtc="2025-01-16T07:01:00Z">
        <w:r w:rsidR="00447094">
          <w:rPr>
            <w:rFonts w:ascii="Times New Roman" w:hAnsi="Times New Roman" w:cs="Times New Roman" w:hint="eastAsia"/>
            <w:sz w:val="24"/>
            <w:szCs w:val="24"/>
          </w:rPr>
          <w:t>），</w:t>
        </w:r>
        <w:r w:rsidR="00447094">
          <w:rPr>
            <w:rFonts w:ascii="Times New Roman" w:hAnsi="Times New Roman" w:cs="Times New Roman" w:hint="eastAsia"/>
            <w:sz w:val="24"/>
            <w:szCs w:val="24"/>
          </w:rPr>
          <w:t>GRACE</w:t>
        </w:r>
        <w:r w:rsidR="00447094">
          <w:rPr>
            <w:rFonts w:ascii="Times New Roman" w:hAnsi="Times New Roman" w:cs="Times New Roman" w:hint="eastAsia"/>
            <w:sz w:val="24"/>
            <w:szCs w:val="24"/>
          </w:rPr>
          <w:t>也能计算一个</w:t>
        </w:r>
        <w:r w:rsidR="00447094">
          <w:rPr>
            <w:rFonts w:ascii="Times New Roman" w:hAnsi="Times New Roman" w:cs="Times New Roman" w:hint="eastAsia"/>
            <w:sz w:val="24"/>
            <w:szCs w:val="24"/>
          </w:rPr>
          <w:t>TWSC</w:t>
        </w:r>
      </w:ins>
      <w:ins w:id="40" w:author="Longhao Wang" w:date="2025-01-16T15:02:00Z" w16du:dateUtc="2025-01-16T07:02:00Z">
        <w:r w:rsidR="00447094">
          <w:rPr>
            <w:rFonts w:ascii="Times New Roman" w:hAnsi="Times New Roman" w:cs="Times New Roman" w:hint="eastAsia"/>
            <w:sz w:val="24"/>
            <w:szCs w:val="24"/>
          </w:rPr>
          <w:t>，空间</w:t>
        </w:r>
        <w:proofErr w:type="gramStart"/>
        <w:r w:rsidR="00447094">
          <w:rPr>
            <w:rFonts w:ascii="Times New Roman" w:hAnsi="Times New Roman" w:cs="Times New Roman" w:hint="eastAsia"/>
            <w:sz w:val="24"/>
            <w:szCs w:val="24"/>
          </w:rPr>
          <w:t>一</w:t>
        </w:r>
        <w:proofErr w:type="gramEnd"/>
        <w:r w:rsidR="00447094">
          <w:rPr>
            <w:rFonts w:ascii="Times New Roman" w:hAnsi="Times New Roman" w:cs="Times New Roman" w:hint="eastAsia"/>
            <w:sz w:val="24"/>
            <w:szCs w:val="24"/>
          </w:rPr>
          <w:t>对比若符合，则就成为互补验证了</w:t>
        </w:r>
      </w:ins>
    </w:p>
    <w:p w14:paraId="7F5D21DF" w14:textId="2F1CCC7D" w:rsidR="00447094" w:rsidRDefault="00025045" w:rsidP="00434C3C">
      <w:pPr>
        <w:spacing w:beforeLines="50" w:before="156" w:afterLines="50" w:after="156" w:line="408" w:lineRule="auto"/>
        <w:ind w:firstLineChars="200" w:firstLine="480"/>
        <w:rPr>
          <w:rFonts w:ascii="Times New Roman" w:hAnsi="Times New Roman" w:cs="Times New Roman" w:hint="eastAsia"/>
          <w:sz w:val="24"/>
          <w:szCs w:val="24"/>
        </w:rPr>
      </w:pPr>
      <w:ins w:id="41" w:author="Longhao Wang" w:date="2025-01-16T15:02:00Z" w16du:dateUtc="2025-01-16T07:02:00Z">
        <w:r>
          <w:rPr>
            <w:rFonts w:ascii="Times New Roman" w:hAnsi="Times New Roman" w:cs="Times New Roman" w:hint="eastAsia"/>
            <w:sz w:val="24"/>
            <w:szCs w:val="24"/>
          </w:rPr>
          <w:t>都没说清楚</w:t>
        </w:r>
      </w:ins>
    </w:p>
    <w:p w14:paraId="515C48F8" w14:textId="4BB5E003" w:rsidR="00904B6C" w:rsidRPr="00904B6C" w:rsidRDefault="00904B6C" w:rsidP="00904B6C">
      <w:pPr>
        <w:widowControl/>
        <w:spacing w:beforeLines="50" w:before="156" w:afterLines="50" w:after="156" w:line="408" w:lineRule="auto"/>
        <w:rPr>
          <w:rFonts w:ascii="Times New Roman" w:hAnsi="Times New Roman" w:cs="Times New Roman"/>
          <w:b/>
          <w:sz w:val="24"/>
          <w:szCs w:val="24"/>
        </w:rPr>
      </w:pPr>
      <w:r w:rsidRPr="00904B6C">
        <w:rPr>
          <w:rFonts w:ascii="Times New Roman" w:hAnsi="Times New Roman" w:cs="Times New Roman"/>
          <w:b/>
          <w:i/>
          <w:sz w:val="24"/>
          <w:szCs w:val="24"/>
        </w:rPr>
        <w:t>Specific comments:</w:t>
      </w:r>
    </w:p>
    <w:p w14:paraId="74C8F1FA" w14:textId="1BD77D92" w:rsidR="006E1E54" w:rsidRPr="00904B6C" w:rsidRDefault="00D4050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L118: What simulation? Do you mean SWAT runoff simulation?</w:t>
      </w:r>
    </w:p>
    <w:p w14:paraId="3A70FCBA"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EE06599" w14:textId="28785D50" w:rsidR="00D4050C" w:rsidRPr="00D4050C" w:rsidRDefault="008E2705" w:rsidP="00434C3C">
      <w:pPr>
        <w:spacing w:beforeLines="50" w:before="156" w:afterLines="50" w:after="156" w:line="408" w:lineRule="auto"/>
        <w:ind w:firstLineChars="200" w:firstLine="480"/>
        <w:rPr>
          <w:rFonts w:cs="Times New Roman"/>
          <w:i/>
          <w:iCs/>
        </w:rPr>
      </w:pPr>
      <w:r w:rsidRPr="008E2705">
        <w:rPr>
          <w:rFonts w:ascii="Times New Roman" w:hAnsi="Times New Roman" w:cs="Times New Roman"/>
          <w:sz w:val="24"/>
          <w:szCs w:val="24"/>
        </w:rPr>
        <w:t>Thank you for your thoughtful question. Indeed, the term "simulation" specifically refers to the SWAT runoff simulation results.</w:t>
      </w:r>
    </w:p>
    <w:p w14:paraId="71D7EC08" w14:textId="3C8398B8" w:rsidR="006E1E54" w:rsidRPr="00904B6C" w:rsidRDefault="008E2705"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L136: What do you mean by "diurnal variations"? Do you mean daily or seasonal variations?</w:t>
      </w:r>
    </w:p>
    <w:p w14:paraId="3A09C478"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AD6276D" w14:textId="07B66028" w:rsidR="00D4050C" w:rsidRPr="00D4050C" w:rsidRDefault="008E2705" w:rsidP="00434C3C">
      <w:pPr>
        <w:spacing w:beforeLines="50" w:before="156" w:afterLines="50" w:after="156" w:line="408" w:lineRule="auto"/>
        <w:ind w:firstLineChars="200" w:firstLine="480"/>
        <w:rPr>
          <w:rFonts w:cs="Times New Roman"/>
          <w:i/>
          <w:iCs/>
        </w:rPr>
      </w:pPr>
      <w:r w:rsidRPr="008E2705">
        <w:rPr>
          <w:rFonts w:ascii="Times New Roman" w:hAnsi="Times New Roman" w:cs="Times New Roman"/>
          <w:sz w:val="24"/>
          <w:szCs w:val="24"/>
        </w:rPr>
        <w:t>Thank you for your insightful question. In the manuscript, the river</w:t>
      </w:r>
      <w:r>
        <w:rPr>
          <w:rFonts w:ascii="Times New Roman" w:hAnsi="Times New Roman" w:cs="Times New Roman" w:hint="eastAsia"/>
          <w:sz w:val="24"/>
          <w:szCs w:val="24"/>
        </w:rPr>
        <w:t>s surrounding Hala Lake</w:t>
      </w:r>
      <w:r w:rsidRPr="008E2705">
        <w:rPr>
          <w:rFonts w:ascii="Times New Roman" w:hAnsi="Times New Roman" w:cs="Times New Roman"/>
          <w:sz w:val="24"/>
          <w:szCs w:val="24"/>
        </w:rPr>
        <w:t xml:space="preserve"> </w:t>
      </w:r>
      <w:r>
        <w:rPr>
          <w:rFonts w:ascii="Times New Roman" w:hAnsi="Times New Roman" w:cs="Times New Roman" w:hint="eastAsia"/>
          <w:sz w:val="24"/>
          <w:szCs w:val="24"/>
        </w:rPr>
        <w:t>are</w:t>
      </w:r>
      <w:r w:rsidRPr="008E2705">
        <w:rPr>
          <w:rFonts w:ascii="Times New Roman" w:hAnsi="Times New Roman" w:cs="Times New Roman"/>
          <w:sz w:val="24"/>
          <w:szCs w:val="24"/>
        </w:rPr>
        <w:t xml:space="preserve"> described as </w:t>
      </w:r>
      <w:r>
        <w:rPr>
          <w:rFonts w:ascii="Times New Roman" w:hAnsi="Times New Roman" w:cs="Times New Roman" w:hint="eastAsia"/>
          <w:sz w:val="24"/>
          <w:szCs w:val="24"/>
        </w:rPr>
        <w:t xml:space="preserve">some </w:t>
      </w:r>
      <w:r w:rsidRPr="008E2705">
        <w:rPr>
          <w:rFonts w:ascii="Times New Roman" w:hAnsi="Times New Roman" w:cs="Times New Roman"/>
          <w:sz w:val="24"/>
          <w:szCs w:val="24"/>
        </w:rPr>
        <w:t>seasonal river</w:t>
      </w:r>
      <w:r>
        <w:rPr>
          <w:rFonts w:ascii="Times New Roman" w:hAnsi="Times New Roman" w:cs="Times New Roman" w:hint="eastAsia"/>
          <w:sz w:val="24"/>
          <w:szCs w:val="24"/>
        </w:rPr>
        <w:t>s</w:t>
      </w:r>
      <w:r w:rsidRPr="008E2705">
        <w:rPr>
          <w:rFonts w:ascii="Times New Roman" w:hAnsi="Times New Roman" w:cs="Times New Roman"/>
          <w:sz w:val="24"/>
          <w:szCs w:val="24"/>
        </w:rPr>
        <w:t xml:space="preserve">, but </w:t>
      </w:r>
      <w:r>
        <w:rPr>
          <w:rFonts w:ascii="Times New Roman" w:hAnsi="Times New Roman" w:cs="Times New Roman" w:hint="eastAsia"/>
          <w:sz w:val="24"/>
          <w:szCs w:val="24"/>
        </w:rPr>
        <w:t>their</w:t>
      </w:r>
      <w:r w:rsidRPr="008E2705">
        <w:rPr>
          <w:rFonts w:ascii="Times New Roman" w:hAnsi="Times New Roman" w:cs="Times New Roman"/>
          <w:sz w:val="24"/>
          <w:szCs w:val="24"/>
        </w:rPr>
        <w:t xml:space="preserve"> daily variations are also significant. The ambiguous part of this statement has been revised to make it more precise and easier to understand.</w:t>
      </w:r>
      <w:r>
        <w:rPr>
          <w:rFonts w:ascii="Times New Roman" w:hAnsi="Times New Roman" w:cs="Times New Roman" w:hint="eastAsia"/>
          <w:sz w:val="24"/>
          <w:szCs w:val="24"/>
        </w:rPr>
        <w:t xml:space="preserve"> (</w:t>
      </w:r>
      <w:r w:rsidRPr="00904B6C">
        <w:rPr>
          <w:rFonts w:ascii="Times New Roman" w:hAnsi="Times New Roman" w:cs="Times New Roman" w:hint="eastAsia"/>
          <w:b/>
          <w:bCs/>
          <w:sz w:val="24"/>
          <w:szCs w:val="24"/>
        </w:rPr>
        <w:t>Line 13</w:t>
      </w:r>
      <w:r w:rsidR="00A719AE">
        <w:rPr>
          <w:rFonts w:ascii="Times New Roman" w:hAnsi="Times New Roman" w:cs="Times New Roman" w:hint="eastAsia"/>
          <w:b/>
          <w:bCs/>
          <w:sz w:val="24"/>
          <w:szCs w:val="24"/>
        </w:rPr>
        <w:t>7</w:t>
      </w:r>
      <w:r w:rsidRPr="00904B6C">
        <w:rPr>
          <w:rFonts w:ascii="Times New Roman" w:hAnsi="Times New Roman" w:cs="Times New Roman" w:hint="eastAsia"/>
          <w:b/>
          <w:bCs/>
          <w:sz w:val="24"/>
          <w:szCs w:val="24"/>
        </w:rPr>
        <w:t>-139</w:t>
      </w:r>
      <w:r>
        <w:rPr>
          <w:rFonts w:ascii="Times New Roman" w:hAnsi="Times New Roman" w:cs="Times New Roman" w:hint="eastAsia"/>
          <w:sz w:val="24"/>
          <w:szCs w:val="24"/>
        </w:rPr>
        <w:t>)</w:t>
      </w:r>
    </w:p>
    <w:p w14:paraId="6C8C5150" w14:textId="284F47C9" w:rsidR="006E1E54" w:rsidRPr="00904B6C" w:rsidRDefault="009C30B2"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L155: Please define LWSC when it appears for the first time.</w:t>
      </w:r>
    </w:p>
    <w:p w14:paraId="12560C9E"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04D4314D" w14:textId="1FE0FCEE" w:rsidR="00D4050C" w:rsidRPr="00D4050C" w:rsidRDefault="009C30B2" w:rsidP="00434C3C">
      <w:pPr>
        <w:spacing w:beforeLines="50" w:before="156" w:afterLines="50" w:after="156" w:line="408" w:lineRule="auto"/>
        <w:ind w:firstLineChars="200" w:firstLine="480"/>
        <w:rPr>
          <w:rFonts w:cs="Times New Roman"/>
          <w:i/>
          <w:iCs/>
        </w:rPr>
      </w:pPr>
      <w:r w:rsidRPr="009C30B2">
        <w:rPr>
          <w:rFonts w:ascii="Times New Roman" w:hAnsi="Times New Roman" w:cs="Times New Roman"/>
          <w:sz w:val="24"/>
          <w:szCs w:val="24"/>
        </w:rPr>
        <w:lastRenderedPageBreak/>
        <w:t>Thank you for your suggestion. The term "LWSC" has already been defined when it first appears in the manuscript.</w:t>
      </w:r>
      <w:r>
        <w:rPr>
          <w:rFonts w:ascii="Times New Roman" w:hAnsi="Times New Roman" w:cs="Times New Roman" w:hint="eastAsia"/>
          <w:sz w:val="24"/>
          <w:szCs w:val="24"/>
        </w:rPr>
        <w:t xml:space="preserve"> (</w:t>
      </w:r>
      <w:r w:rsidRPr="00904B6C">
        <w:rPr>
          <w:rFonts w:ascii="Times New Roman" w:hAnsi="Times New Roman" w:cs="Times New Roman" w:hint="eastAsia"/>
          <w:b/>
          <w:bCs/>
          <w:sz w:val="24"/>
          <w:szCs w:val="24"/>
        </w:rPr>
        <w:t>Line 1</w:t>
      </w:r>
      <w:r w:rsidR="00A719AE">
        <w:rPr>
          <w:rFonts w:ascii="Times New Roman" w:hAnsi="Times New Roman" w:cs="Times New Roman" w:hint="eastAsia"/>
          <w:b/>
          <w:bCs/>
          <w:sz w:val="24"/>
          <w:szCs w:val="24"/>
        </w:rPr>
        <w:t>57</w:t>
      </w:r>
      <w:r>
        <w:rPr>
          <w:rFonts w:ascii="Times New Roman" w:hAnsi="Times New Roman" w:cs="Times New Roman" w:hint="eastAsia"/>
          <w:sz w:val="24"/>
          <w:szCs w:val="24"/>
        </w:rPr>
        <w:t>)</w:t>
      </w:r>
    </w:p>
    <w:p w14:paraId="61044E79" w14:textId="34FDC725" w:rsidR="006E1E54" w:rsidRPr="00904B6C" w:rsidRDefault="009C30B2"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L157-158: This sentence is very confusing. Please rewrite it. I believe that the "simulated runoff results" are the results from water balance calculations based on lake level and lake area RS products, not SWAT simulation. Am I correct?</w:t>
      </w:r>
    </w:p>
    <w:p w14:paraId="5221817B"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77907154" w14:textId="49AC1F63" w:rsidR="00D4050C" w:rsidRPr="00D4050C" w:rsidRDefault="00DD4FCF" w:rsidP="00434C3C">
      <w:pPr>
        <w:spacing w:beforeLines="50" w:before="156" w:afterLines="50" w:after="156" w:line="408" w:lineRule="auto"/>
        <w:ind w:firstLineChars="200" w:firstLine="480"/>
        <w:rPr>
          <w:rFonts w:cs="Times New Roman"/>
          <w:i/>
          <w:iCs/>
        </w:rPr>
      </w:pPr>
      <w:r w:rsidRPr="00DD4FCF">
        <w:rPr>
          <w:rFonts w:ascii="Times New Roman" w:hAnsi="Times New Roman" w:cs="Times New Roman"/>
          <w:sz w:val="24"/>
          <w:szCs w:val="24"/>
        </w:rPr>
        <w:t>Thank you for your thoughtful suggestion. Your understanding is absolutely correct, and I have revised the sentence accordingly to avoid any potential ambiguity in the expression.</w:t>
      </w:r>
      <w:r>
        <w:rPr>
          <w:rFonts w:ascii="Times New Roman" w:hAnsi="Times New Roman" w:cs="Times New Roman" w:hint="eastAsia"/>
          <w:sz w:val="24"/>
          <w:szCs w:val="24"/>
        </w:rPr>
        <w:t xml:space="preserve"> (</w:t>
      </w:r>
      <w:r w:rsidRPr="00904B6C">
        <w:rPr>
          <w:rFonts w:ascii="Times New Roman" w:hAnsi="Times New Roman" w:cs="Times New Roman" w:hint="eastAsia"/>
          <w:b/>
          <w:bCs/>
          <w:sz w:val="24"/>
          <w:szCs w:val="24"/>
        </w:rPr>
        <w:t>Line 15</w:t>
      </w:r>
      <w:r w:rsidR="00A719AE">
        <w:rPr>
          <w:rFonts w:ascii="Times New Roman" w:hAnsi="Times New Roman" w:cs="Times New Roman" w:hint="eastAsia"/>
          <w:b/>
          <w:bCs/>
          <w:sz w:val="24"/>
          <w:szCs w:val="24"/>
        </w:rPr>
        <w:t>8</w:t>
      </w:r>
      <w:r w:rsidRPr="00904B6C">
        <w:rPr>
          <w:rFonts w:ascii="Times New Roman" w:hAnsi="Times New Roman" w:cs="Times New Roman" w:hint="eastAsia"/>
          <w:b/>
          <w:bCs/>
          <w:sz w:val="24"/>
          <w:szCs w:val="24"/>
        </w:rPr>
        <w:t>-162</w:t>
      </w:r>
      <w:r>
        <w:rPr>
          <w:rFonts w:ascii="Times New Roman" w:hAnsi="Times New Roman" w:cs="Times New Roman" w:hint="eastAsia"/>
          <w:sz w:val="24"/>
          <w:szCs w:val="24"/>
        </w:rPr>
        <w:t>)</w:t>
      </w:r>
    </w:p>
    <w:p w14:paraId="5A50FD6B" w14:textId="3D5AF6CF" w:rsidR="00D4050C" w:rsidRPr="00904B6C" w:rsidRDefault="00DD4FCF"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L158-161: How LWSC was incorporated into the model, and which model? Do you mean SWAT? What is the second LWSC as a hydrological variable? What do you mean by that? What do you mean by "observed data"? I thought it was an ungauged basin.</w:t>
      </w:r>
    </w:p>
    <w:p w14:paraId="69BD093B"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76E3390" w14:textId="2CB31984" w:rsidR="00D4050C" w:rsidRDefault="00DD4FCF" w:rsidP="00434C3C">
      <w:pPr>
        <w:pStyle w:val="ab"/>
        <w:spacing w:beforeLines="50" w:before="156" w:afterLines="50" w:after="156" w:line="408" w:lineRule="auto"/>
        <w:ind w:firstLine="480"/>
        <w:rPr>
          <w:rFonts w:cs="Times New Roman"/>
          <w:i/>
          <w:iCs/>
        </w:rPr>
      </w:pPr>
      <w:r w:rsidRPr="00DD4FCF">
        <w:rPr>
          <w:rFonts w:cs="Times New Roman"/>
        </w:rPr>
        <w:t>Thank you for your insightful question. This sentence serves as a summary of the overall framework and approach; however, it lacks conciseness and is not essential to this section. To improve the clarity and brevity of the manuscript, I have removed this unnecessary statement.</w:t>
      </w:r>
      <w:r>
        <w:rPr>
          <w:rFonts w:cs="Times New Roman" w:hint="eastAsia"/>
        </w:rPr>
        <w:t xml:space="preserve"> (</w:t>
      </w:r>
      <w:r w:rsidRPr="00904B6C">
        <w:rPr>
          <w:rFonts w:cs="Times New Roman" w:hint="eastAsia"/>
          <w:b/>
          <w:bCs/>
        </w:rPr>
        <w:t>Line 162-166</w:t>
      </w:r>
      <w:r>
        <w:rPr>
          <w:rFonts w:cs="Times New Roman" w:hint="eastAsia"/>
        </w:rPr>
        <w:t>)</w:t>
      </w:r>
    </w:p>
    <w:p w14:paraId="0E9A63AA" w14:textId="4F311A7C" w:rsidR="00D4050C" w:rsidRPr="00904B6C" w:rsidRDefault="007D148E"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Fig 2. This figure is way too complicated. Please see my general comments.</w:t>
      </w:r>
    </w:p>
    <w:p w14:paraId="778A6D8E"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53D75B9C" w14:textId="71DF9544" w:rsidR="00D4050C" w:rsidRPr="00D4050C" w:rsidRDefault="007D148E" w:rsidP="00434C3C">
      <w:pPr>
        <w:pStyle w:val="ab"/>
        <w:spacing w:beforeLines="50" w:before="156" w:afterLines="50" w:after="156" w:line="408" w:lineRule="auto"/>
        <w:ind w:firstLine="480"/>
        <w:rPr>
          <w:rFonts w:cs="Times New Roman"/>
          <w:i/>
          <w:iCs/>
        </w:rPr>
      </w:pPr>
      <w:r w:rsidRPr="007D148E">
        <w:rPr>
          <w:rFonts w:cs="Times New Roman"/>
        </w:rPr>
        <w:t>Thank you for your valuable suggestion. The figure has been revised in accordance with your general comments</w:t>
      </w:r>
      <w:r w:rsidR="00A719AE">
        <w:rPr>
          <w:rFonts w:cs="Times New Roman" w:hint="eastAsia"/>
        </w:rPr>
        <w:t xml:space="preserve"> (Fig. R1)</w:t>
      </w:r>
      <w:r w:rsidRPr="007D148E">
        <w:rPr>
          <w:rFonts w:cs="Times New Roman"/>
        </w:rPr>
        <w:t>.</w:t>
      </w:r>
    </w:p>
    <w:p w14:paraId="0FBA0516" w14:textId="43F0A685" w:rsidR="00D4050C" w:rsidRPr="00904B6C" w:rsidRDefault="007D148E"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L194: A parenthesis is missing.</w:t>
      </w:r>
    </w:p>
    <w:p w14:paraId="35037655"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50F94185" w14:textId="2C8674A8" w:rsidR="00D4050C" w:rsidRPr="00D4050C" w:rsidRDefault="007D148E" w:rsidP="00434C3C">
      <w:pPr>
        <w:pStyle w:val="ab"/>
        <w:spacing w:beforeLines="50" w:before="156" w:afterLines="50" w:after="156" w:line="408" w:lineRule="auto"/>
        <w:ind w:firstLine="480"/>
        <w:rPr>
          <w:rFonts w:cs="Times New Roman"/>
          <w:i/>
          <w:iCs/>
        </w:rPr>
      </w:pPr>
      <w:r w:rsidRPr="007D148E">
        <w:rPr>
          <w:rFonts w:cs="Times New Roman"/>
        </w:rPr>
        <w:lastRenderedPageBreak/>
        <w:t>Thank you for your careful suggestion. Due to my oversight, one side of the parenthesis was missing, which has now been corrected.</w:t>
      </w:r>
      <w:r>
        <w:rPr>
          <w:rFonts w:cs="Times New Roman" w:hint="eastAsia"/>
        </w:rPr>
        <w:t xml:space="preserve"> (</w:t>
      </w:r>
      <w:r w:rsidRPr="00904B6C">
        <w:rPr>
          <w:rFonts w:cs="Times New Roman" w:hint="eastAsia"/>
          <w:b/>
          <w:bCs/>
        </w:rPr>
        <w:t>Line 201</w:t>
      </w:r>
      <w:r>
        <w:rPr>
          <w:rFonts w:cs="Times New Roman" w:hint="eastAsia"/>
        </w:rPr>
        <w:t>)</w:t>
      </w:r>
    </w:p>
    <w:p w14:paraId="1E2798AC" w14:textId="6C390F5B" w:rsidR="00D4050C" w:rsidRPr="00904B6C" w:rsidRDefault="007D148E"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L197 &amp; L224: Please define GSW for its first appearance in the paper.</w:t>
      </w:r>
    </w:p>
    <w:p w14:paraId="791BBC54"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8372193" w14:textId="792E77FB" w:rsidR="007D148E" w:rsidRPr="007D148E" w:rsidRDefault="007D148E" w:rsidP="00434C3C">
      <w:pPr>
        <w:pStyle w:val="ab"/>
        <w:spacing w:beforeLines="50" w:before="156" w:afterLines="50" w:after="156" w:line="408" w:lineRule="auto"/>
        <w:ind w:firstLine="480"/>
        <w:rPr>
          <w:rFonts w:cs="Times New Roman"/>
        </w:rPr>
      </w:pPr>
      <w:r w:rsidRPr="007D148E">
        <w:rPr>
          <w:rFonts w:cs="Times New Roman"/>
        </w:rPr>
        <w:t>Thank you for your suggestion. I have added full definitions for all product names when they first appear in this section.</w:t>
      </w:r>
      <w:r>
        <w:rPr>
          <w:rFonts w:cs="Times New Roman" w:hint="eastAsia"/>
        </w:rPr>
        <w:t xml:space="preserve"> (</w:t>
      </w:r>
      <w:r w:rsidRPr="00904B6C">
        <w:rPr>
          <w:rFonts w:cs="Times New Roman" w:hint="eastAsia"/>
          <w:color w:val="0070C0"/>
        </w:rPr>
        <w:t>Line 203-208</w:t>
      </w:r>
      <w:r>
        <w:rPr>
          <w:rFonts w:cs="Times New Roman" w:hint="eastAsia"/>
        </w:rPr>
        <w:t>)</w:t>
      </w:r>
    </w:p>
    <w:p w14:paraId="2E7C39F8" w14:textId="25411268" w:rsidR="00D4050C" w:rsidRPr="00904B6C" w:rsidRDefault="00E2673B"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L242: Do you mean "six subbasins" by "six sections"?</w:t>
      </w:r>
    </w:p>
    <w:p w14:paraId="3CB17083"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A860A2A" w14:textId="2C7E53B6" w:rsidR="00D4050C" w:rsidRPr="00D4050C" w:rsidRDefault="00E2673B" w:rsidP="00434C3C">
      <w:pPr>
        <w:pStyle w:val="ab"/>
        <w:spacing w:beforeLines="50" w:before="156" w:afterLines="50" w:after="156" w:line="408" w:lineRule="auto"/>
        <w:ind w:firstLine="480"/>
        <w:rPr>
          <w:rFonts w:cs="Times New Roman"/>
          <w:i/>
          <w:iCs/>
        </w:rPr>
      </w:pPr>
      <w:r w:rsidRPr="00E2673B">
        <w:rPr>
          <w:rFonts w:cs="Times New Roman"/>
        </w:rPr>
        <w:t>Thank you for your reminder. The term "six sections" refers to the six delineated sub-basins. I have revised the wording to ensure clarity and precision.</w:t>
      </w:r>
      <w:r>
        <w:rPr>
          <w:rFonts w:cs="Times New Roman" w:hint="eastAsia"/>
        </w:rPr>
        <w:t xml:space="preserve"> (</w:t>
      </w:r>
      <w:r w:rsidRPr="00904B6C">
        <w:rPr>
          <w:rFonts w:cs="Times New Roman" w:hint="eastAsia"/>
          <w:b/>
          <w:bCs/>
        </w:rPr>
        <w:t>Line 25</w:t>
      </w:r>
      <w:r w:rsidR="00DC62A7">
        <w:rPr>
          <w:rFonts w:cs="Times New Roman" w:hint="eastAsia"/>
          <w:b/>
          <w:bCs/>
        </w:rPr>
        <w:t>4</w:t>
      </w:r>
      <w:r w:rsidRPr="00904B6C">
        <w:rPr>
          <w:rFonts w:cs="Times New Roman" w:hint="eastAsia"/>
          <w:b/>
          <w:bCs/>
        </w:rPr>
        <w:t>-25</w:t>
      </w:r>
      <w:r w:rsidR="00DC62A7">
        <w:rPr>
          <w:rFonts w:cs="Times New Roman" w:hint="eastAsia"/>
          <w:b/>
          <w:bCs/>
        </w:rPr>
        <w:t>5</w:t>
      </w:r>
      <w:r>
        <w:rPr>
          <w:rFonts w:cs="Times New Roman" w:hint="eastAsia"/>
        </w:rPr>
        <w:t>)</w:t>
      </w:r>
    </w:p>
    <w:p w14:paraId="7CE6A138" w14:textId="5C6FA199" w:rsidR="00D4050C" w:rsidRPr="00904B6C" w:rsidRDefault="00E2673B" w:rsidP="00434C3C">
      <w:pPr>
        <w:pStyle w:val="ab"/>
        <w:numPr>
          <w:ilvl w:val="0"/>
          <w:numId w:val="2"/>
        </w:numPr>
        <w:spacing w:beforeLines="50" w:before="156" w:afterLines="50" w:after="156" w:line="408" w:lineRule="auto"/>
        <w:ind w:left="0" w:firstLineChars="0" w:firstLine="0"/>
        <w:rPr>
          <w:rFonts w:cs="Times New Roman"/>
          <w:i/>
          <w:iCs/>
          <w:color w:val="0070C0"/>
        </w:rPr>
      </w:pPr>
      <w:commentRangeStart w:id="42"/>
      <w:r w:rsidRPr="00904B6C">
        <w:rPr>
          <w:rFonts w:cs="Times New Roman"/>
          <w:i/>
          <w:iCs/>
          <w:color w:val="0070C0"/>
        </w:rPr>
        <w:t>L276: What do you mean by "varied normally"? Also, do you mean "for each variable", not "for each condition"?</w:t>
      </w:r>
    </w:p>
    <w:p w14:paraId="5CA5B665" w14:textId="550F4DC6" w:rsidR="00E2673B" w:rsidRPr="00904B6C" w:rsidRDefault="00E2673B"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L277-278: Do you mean "the impact of each meteorological factor on ET", not "runoff"?</w:t>
      </w:r>
      <w:commentRangeEnd w:id="42"/>
      <w:r w:rsidR="00820BBF">
        <w:rPr>
          <w:rStyle w:val="ad"/>
          <w:rFonts w:asciiTheme="minorHAnsi" w:hAnsiTheme="minorHAnsi" w:cstheme="minorBidi"/>
          <w:kern w:val="2"/>
        </w:rPr>
        <w:commentReference w:id="42"/>
      </w:r>
    </w:p>
    <w:p w14:paraId="213C1E67"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F580329" w14:textId="03BACB7C" w:rsidR="00D4050C" w:rsidRDefault="00E2673B" w:rsidP="00434C3C">
      <w:pPr>
        <w:pStyle w:val="ab"/>
        <w:spacing w:beforeLines="50" w:before="156" w:afterLines="50" w:after="156" w:line="408" w:lineRule="auto"/>
        <w:ind w:firstLine="480"/>
        <w:rPr>
          <w:rFonts w:cs="Times New Roman"/>
        </w:rPr>
      </w:pPr>
      <w:r w:rsidRPr="00E2673B">
        <w:rPr>
          <w:rFonts w:cs="Times New Roman"/>
        </w:rPr>
        <w:t xml:space="preserve">Thank you for your </w:t>
      </w:r>
      <w:r>
        <w:rPr>
          <w:rFonts w:cs="Times New Roman" w:hint="eastAsia"/>
        </w:rPr>
        <w:t xml:space="preserve">two </w:t>
      </w:r>
      <w:r w:rsidRPr="00E2673B">
        <w:rPr>
          <w:rFonts w:cs="Times New Roman"/>
        </w:rPr>
        <w:t>question</w:t>
      </w:r>
      <w:r>
        <w:rPr>
          <w:rFonts w:cs="Times New Roman" w:hint="eastAsia"/>
        </w:rPr>
        <w:t>s</w:t>
      </w:r>
      <w:r w:rsidRPr="00E2673B">
        <w:rPr>
          <w:rFonts w:cs="Times New Roman"/>
        </w:rPr>
        <w:t>. Each meteorological variable is expected to vary over the study period; for example, daily temperatures are different. The method involves keeping one variable constant (e.g., setting the daily temperature to 20°C) while allowing other variables to vary according to natural patterns, hence the term "varied normally."</w:t>
      </w:r>
      <w:r>
        <w:rPr>
          <w:rFonts w:cs="Times New Roman" w:hint="eastAsia"/>
        </w:rPr>
        <w:t xml:space="preserve"> </w:t>
      </w:r>
      <w:r w:rsidRPr="00E2673B">
        <w:rPr>
          <w:rFonts w:cs="Times New Roman"/>
        </w:rPr>
        <w:t>I have replaced "condition" with "variable" for greater accuracy and revised the sentence to eliminate any ambiguity.</w:t>
      </w:r>
    </w:p>
    <w:p w14:paraId="66AD7AB8" w14:textId="5F26A4E8" w:rsidR="00E2673B" w:rsidRPr="00E2673B" w:rsidRDefault="005C741D" w:rsidP="00434C3C">
      <w:pPr>
        <w:pStyle w:val="ab"/>
        <w:spacing w:beforeLines="50" w:before="156" w:afterLines="50" w:after="156" w:line="408" w:lineRule="auto"/>
        <w:ind w:firstLine="480"/>
        <w:rPr>
          <w:rFonts w:cs="Times New Roman"/>
        </w:rPr>
      </w:pPr>
      <w:r w:rsidRPr="005C741D">
        <w:rPr>
          <w:rFonts w:cs="Times New Roman"/>
        </w:rPr>
        <w:t xml:space="preserve">Additionally, regarding the sentence you mentioned, "the impact of each meteorological factor on ET" actually refers to its impact on runoff. At this stage, the </w:t>
      </w:r>
      <w:r w:rsidRPr="005C741D">
        <w:rPr>
          <w:rFonts w:cs="Times New Roman"/>
        </w:rPr>
        <w:lastRenderedPageBreak/>
        <w:t>model has already been calibrated using evapotranspiration (ET) data, and the newly derived parameters are reintroduced into the model. As described in the previous response, this process allows for assessing changes and differences in runoff results, meaning the focus is on runoff impacts rather than ET.</w:t>
      </w:r>
      <w:r>
        <w:rPr>
          <w:rFonts w:cs="Times New Roman" w:hint="eastAsia"/>
        </w:rPr>
        <w:t xml:space="preserve"> </w:t>
      </w:r>
      <w:r w:rsidRPr="005C741D">
        <w:rPr>
          <w:rFonts w:cs="Times New Roman"/>
        </w:rPr>
        <w:t>In this study, ET serves only as an intermediate variable for calibrating the model, and no factors influencing the ET process are explored. I have revised this sentence to avoid any lack of clarity in the expression.</w:t>
      </w:r>
      <w:r>
        <w:rPr>
          <w:rFonts w:cs="Times New Roman" w:hint="eastAsia"/>
        </w:rPr>
        <w:t xml:space="preserve"> (</w:t>
      </w:r>
      <w:r w:rsidRPr="00904B6C">
        <w:rPr>
          <w:rFonts w:cs="Times New Roman" w:hint="eastAsia"/>
          <w:b/>
          <w:bCs/>
        </w:rPr>
        <w:t>Line 28</w:t>
      </w:r>
      <w:r w:rsidR="00DC62A7">
        <w:rPr>
          <w:rFonts w:cs="Times New Roman" w:hint="eastAsia"/>
          <w:b/>
          <w:bCs/>
        </w:rPr>
        <w:t>6</w:t>
      </w:r>
      <w:r w:rsidRPr="00904B6C">
        <w:rPr>
          <w:rFonts w:cs="Times New Roman" w:hint="eastAsia"/>
          <w:b/>
          <w:bCs/>
        </w:rPr>
        <w:t>-29</w:t>
      </w:r>
      <w:r w:rsidR="00DC62A7">
        <w:rPr>
          <w:rFonts w:cs="Times New Roman" w:hint="eastAsia"/>
          <w:b/>
          <w:bCs/>
        </w:rPr>
        <w:t>3</w:t>
      </w:r>
      <w:r>
        <w:rPr>
          <w:rFonts w:cs="Times New Roman" w:hint="eastAsia"/>
        </w:rPr>
        <w:t>)</w:t>
      </w:r>
    </w:p>
    <w:p w14:paraId="7DB72BC4" w14:textId="4BCF78C6" w:rsidR="00D4050C" w:rsidRPr="00904B6C" w:rsidRDefault="005C741D"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L288: What do you mean by "non-rate-dependent ET products"?</w:t>
      </w:r>
    </w:p>
    <w:p w14:paraId="00457E88"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987661A" w14:textId="491C93F2" w:rsidR="00D4050C" w:rsidRPr="00D4050C" w:rsidRDefault="005C741D" w:rsidP="00434C3C">
      <w:pPr>
        <w:pStyle w:val="ab"/>
        <w:spacing w:beforeLines="50" w:before="156" w:afterLines="50" w:after="156" w:line="408" w:lineRule="auto"/>
        <w:ind w:firstLine="480"/>
        <w:rPr>
          <w:rFonts w:cs="Times New Roman"/>
          <w:i/>
          <w:iCs/>
        </w:rPr>
      </w:pPr>
      <w:r w:rsidRPr="005C741D">
        <w:rPr>
          <w:rFonts w:cs="Times New Roman"/>
        </w:rPr>
        <w:t>Thank you for pointing out this error. It was indeed a typographical mistake on my part. The correct meaning should be that the ET products not used for calibration were referred to. I have made the necessary corrections in the manuscript.</w:t>
      </w:r>
      <w:r w:rsidRPr="005C741D">
        <w:rPr>
          <w:rFonts w:cs="Times New Roman" w:hint="eastAsia"/>
        </w:rPr>
        <w:t xml:space="preserve"> </w:t>
      </w:r>
      <w:r>
        <w:rPr>
          <w:rFonts w:cs="Times New Roman" w:hint="eastAsia"/>
        </w:rPr>
        <w:t>(</w:t>
      </w:r>
      <w:r w:rsidRPr="00904B6C">
        <w:rPr>
          <w:rFonts w:cs="Times New Roman" w:hint="eastAsia"/>
          <w:b/>
          <w:bCs/>
        </w:rPr>
        <w:t>Line 30</w:t>
      </w:r>
      <w:r w:rsidR="00DC62A7">
        <w:rPr>
          <w:rFonts w:cs="Times New Roman" w:hint="eastAsia"/>
          <w:b/>
          <w:bCs/>
        </w:rPr>
        <w:t>3</w:t>
      </w:r>
      <w:r>
        <w:rPr>
          <w:rFonts w:cs="Times New Roman" w:hint="eastAsia"/>
        </w:rPr>
        <w:t>)</w:t>
      </w:r>
    </w:p>
    <w:p w14:paraId="06456CA0" w14:textId="66894D76" w:rsidR="00D4050C" w:rsidRPr="00904B6C" w:rsidRDefault="005C741D"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L301-302: I believe the units for P and E should be m (meters), not mm.</w:t>
      </w:r>
    </w:p>
    <w:p w14:paraId="610E0B5B"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03701FDF" w14:textId="0D4CA770" w:rsidR="00D4050C" w:rsidRPr="00D4050C" w:rsidRDefault="005C741D" w:rsidP="00434C3C">
      <w:pPr>
        <w:pStyle w:val="ab"/>
        <w:spacing w:beforeLines="50" w:before="156" w:afterLines="50" w:after="156" w:line="408" w:lineRule="auto"/>
        <w:ind w:firstLine="480"/>
        <w:rPr>
          <w:rFonts w:cs="Times New Roman"/>
          <w:i/>
          <w:iCs/>
        </w:rPr>
      </w:pPr>
      <w:r w:rsidRPr="005C741D">
        <w:rPr>
          <w:rFonts w:cs="Times New Roman"/>
        </w:rPr>
        <w:t>Thank you for identifying this error. You are absolutely correct that the formula should use meters (m) to maintain unit consistency. During the simulation of ET and the extraction of rainfall from products, the units were in millimeters (mm), leading to an oversight in unit conversion. This issue has now been corrected.</w:t>
      </w:r>
      <w:r w:rsidRPr="005C741D">
        <w:rPr>
          <w:rFonts w:cs="Times New Roman" w:hint="eastAsia"/>
        </w:rPr>
        <w:t xml:space="preserve"> </w:t>
      </w:r>
      <w:r>
        <w:rPr>
          <w:rFonts w:cs="Times New Roman" w:hint="eastAsia"/>
        </w:rPr>
        <w:t>(</w:t>
      </w:r>
      <w:r w:rsidRPr="00904B6C">
        <w:rPr>
          <w:rFonts w:cs="Times New Roman" w:hint="eastAsia"/>
          <w:b/>
          <w:bCs/>
        </w:rPr>
        <w:t>Li</w:t>
      </w:r>
      <w:r w:rsidRPr="00DC62A7">
        <w:rPr>
          <w:rFonts w:cs="Times New Roman" w:hint="eastAsia"/>
          <w:b/>
          <w:bCs/>
        </w:rPr>
        <w:t>ne 31</w:t>
      </w:r>
      <w:r w:rsidR="00DC62A7">
        <w:rPr>
          <w:rFonts w:cs="Times New Roman" w:hint="eastAsia"/>
          <w:b/>
          <w:bCs/>
        </w:rPr>
        <w:t>6 and 317</w:t>
      </w:r>
      <w:r>
        <w:rPr>
          <w:rFonts w:cs="Times New Roman" w:hint="eastAsia"/>
        </w:rPr>
        <w:t>)</w:t>
      </w:r>
    </w:p>
    <w:p w14:paraId="23618944" w14:textId="498C9C63" w:rsidR="00D4050C" w:rsidRPr="00904B6C" w:rsidRDefault="001450D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L366: What do you mean by "ET data was used for simulation and rate determination"?</w:t>
      </w:r>
    </w:p>
    <w:p w14:paraId="3009CEF1"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6F381D2" w14:textId="49E3305E" w:rsidR="00D4050C" w:rsidRPr="00D4050C" w:rsidRDefault="001450DC" w:rsidP="00434C3C">
      <w:pPr>
        <w:pStyle w:val="ab"/>
        <w:spacing w:beforeLines="50" w:before="156" w:afterLines="50" w:after="156" w:line="408" w:lineRule="auto"/>
        <w:ind w:firstLine="480"/>
        <w:rPr>
          <w:rFonts w:cs="Times New Roman"/>
          <w:i/>
          <w:iCs/>
        </w:rPr>
      </w:pPr>
      <w:r w:rsidRPr="001450DC">
        <w:rPr>
          <w:rFonts w:cs="Times New Roman"/>
        </w:rPr>
        <w:t xml:space="preserve">Thank you for pointing out the issue. It was a typo on my part. It should be "calibration and validation" instead of "rate determination." The correction has been </w:t>
      </w:r>
      <w:r w:rsidRPr="001450DC">
        <w:rPr>
          <w:rFonts w:cs="Times New Roman"/>
        </w:rPr>
        <w:lastRenderedPageBreak/>
        <w:t>made.</w:t>
      </w:r>
      <w:r w:rsidRPr="001450DC">
        <w:rPr>
          <w:rFonts w:cs="Times New Roman" w:hint="eastAsia"/>
        </w:rPr>
        <w:t xml:space="preserve"> </w:t>
      </w:r>
      <w:r>
        <w:rPr>
          <w:rFonts w:cs="Times New Roman" w:hint="eastAsia"/>
        </w:rPr>
        <w:t>(</w:t>
      </w:r>
      <w:r w:rsidRPr="00904B6C">
        <w:rPr>
          <w:rFonts w:cs="Times New Roman" w:hint="eastAsia"/>
          <w:b/>
          <w:bCs/>
        </w:rPr>
        <w:t>Line 38</w:t>
      </w:r>
      <w:r w:rsidR="00DC62A7">
        <w:rPr>
          <w:rFonts w:cs="Times New Roman" w:hint="eastAsia"/>
          <w:b/>
          <w:bCs/>
        </w:rPr>
        <w:t>7</w:t>
      </w:r>
      <w:r w:rsidRPr="00904B6C">
        <w:rPr>
          <w:rFonts w:cs="Times New Roman" w:hint="eastAsia"/>
          <w:b/>
          <w:bCs/>
        </w:rPr>
        <w:t>-38</w:t>
      </w:r>
      <w:r w:rsidR="00DC62A7">
        <w:rPr>
          <w:rFonts w:cs="Times New Roman" w:hint="eastAsia"/>
          <w:b/>
          <w:bCs/>
        </w:rPr>
        <w:t>8</w:t>
      </w:r>
      <w:r>
        <w:rPr>
          <w:rFonts w:cs="Times New Roman" w:hint="eastAsia"/>
        </w:rPr>
        <w:t>)</w:t>
      </w:r>
    </w:p>
    <w:p w14:paraId="7557F82B" w14:textId="116770EB" w:rsidR="00D4050C" w:rsidRPr="00904B6C" w:rsidRDefault="001450D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L371: It should be "the model simulation is less accurate than the average of the observed data". The word "average" is missing.</w:t>
      </w:r>
    </w:p>
    <w:p w14:paraId="094F67C8"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260FA626" w14:textId="7EE1FA20" w:rsidR="00D4050C" w:rsidRPr="00D4050C" w:rsidRDefault="001450DC" w:rsidP="00434C3C">
      <w:pPr>
        <w:pStyle w:val="ab"/>
        <w:spacing w:beforeLines="50" w:before="156" w:afterLines="50" w:after="156" w:line="408" w:lineRule="auto"/>
        <w:ind w:firstLine="480"/>
        <w:rPr>
          <w:rFonts w:cs="Times New Roman"/>
          <w:i/>
          <w:iCs/>
        </w:rPr>
      </w:pPr>
      <w:r w:rsidRPr="001450DC">
        <w:rPr>
          <w:rFonts w:cs="Times New Roman"/>
        </w:rPr>
        <w:t>Thank you for your thorough review. I have added the missing words.</w:t>
      </w:r>
      <w:r w:rsidRPr="001450DC">
        <w:rPr>
          <w:rFonts w:cs="Times New Roman" w:hint="eastAsia"/>
        </w:rPr>
        <w:t xml:space="preserve"> </w:t>
      </w:r>
      <w:r>
        <w:rPr>
          <w:rFonts w:cs="Times New Roman" w:hint="eastAsia"/>
        </w:rPr>
        <w:t>(</w:t>
      </w:r>
      <w:r w:rsidRPr="00904B6C">
        <w:rPr>
          <w:rFonts w:cs="Times New Roman" w:hint="eastAsia"/>
          <w:b/>
          <w:bCs/>
        </w:rPr>
        <w:t>Line 39</w:t>
      </w:r>
      <w:r w:rsidR="00DC62A7">
        <w:rPr>
          <w:rFonts w:cs="Times New Roman" w:hint="eastAsia"/>
          <w:b/>
          <w:bCs/>
        </w:rPr>
        <w:t>3</w:t>
      </w:r>
      <w:r>
        <w:rPr>
          <w:rFonts w:cs="Times New Roman" w:hint="eastAsia"/>
        </w:rPr>
        <w:t>)</w:t>
      </w:r>
    </w:p>
    <w:p w14:paraId="29724BD6" w14:textId="405DB00D" w:rsidR="00D4050C" w:rsidRPr="00DC62A7" w:rsidRDefault="001450D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DC62A7">
        <w:rPr>
          <w:rFonts w:cs="Times New Roman"/>
          <w:i/>
          <w:iCs/>
          <w:color w:val="0070C0"/>
        </w:rPr>
        <w:t>L386-388 and other places: Sub-basins are not labeled in Fig. 1, 5, or 8.</w:t>
      </w:r>
    </w:p>
    <w:p w14:paraId="6F8BE917" w14:textId="05960499" w:rsidR="000504A9" w:rsidRPr="00DC62A7" w:rsidRDefault="000504A9" w:rsidP="00434C3C">
      <w:pPr>
        <w:pStyle w:val="ab"/>
        <w:numPr>
          <w:ilvl w:val="0"/>
          <w:numId w:val="2"/>
        </w:numPr>
        <w:spacing w:beforeLines="50" w:before="156" w:afterLines="50" w:after="156" w:line="408" w:lineRule="auto"/>
        <w:ind w:left="0" w:firstLineChars="0" w:firstLine="0"/>
        <w:rPr>
          <w:rFonts w:cs="Times New Roman"/>
          <w:i/>
          <w:iCs/>
          <w:color w:val="0070C0"/>
        </w:rPr>
      </w:pPr>
      <w:r w:rsidRPr="00DC62A7">
        <w:rPr>
          <w:rFonts w:cs="Times New Roman"/>
          <w:i/>
          <w:iCs/>
          <w:color w:val="0070C0"/>
        </w:rPr>
        <w:t>Fig 5c &amp; Fig 8 &amp; Fig 1: Please label subbasins.</w:t>
      </w:r>
    </w:p>
    <w:p w14:paraId="3975D266"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296938A" w14:textId="1C9274F2" w:rsidR="00D4050C" w:rsidRDefault="00601B62" w:rsidP="00434C3C">
      <w:pPr>
        <w:pStyle w:val="ab"/>
        <w:spacing w:beforeLines="50" w:before="156" w:afterLines="50" w:after="156" w:line="408" w:lineRule="auto"/>
        <w:ind w:firstLine="480"/>
        <w:rPr>
          <w:rFonts w:cs="Times New Roman"/>
        </w:rPr>
      </w:pPr>
      <w:r w:rsidRPr="00601B62">
        <w:rPr>
          <w:rFonts w:cs="Times New Roman"/>
        </w:rPr>
        <w:t>Thank you for your kind reminder. You are correct that I overlooked this detail. I have added sub-basin annotations to Fig</w:t>
      </w:r>
      <w:r>
        <w:rPr>
          <w:rFonts w:cs="Times New Roman" w:hint="eastAsia"/>
        </w:rPr>
        <w:t>.</w:t>
      </w:r>
      <w:r w:rsidRPr="00601B62">
        <w:rPr>
          <w:rFonts w:cs="Times New Roman"/>
        </w:rPr>
        <w:t xml:space="preserve"> 5 and 8</w:t>
      </w:r>
      <w:r w:rsidR="00DE5618">
        <w:rPr>
          <w:rFonts w:cs="Times New Roman" w:hint="eastAsia"/>
        </w:rPr>
        <w:t xml:space="preserve"> </w:t>
      </w:r>
      <w:r>
        <w:rPr>
          <w:rFonts w:cs="Times New Roman" w:hint="eastAsia"/>
        </w:rPr>
        <w:t>(Fig. R2 and R3)</w:t>
      </w:r>
      <w:r w:rsidRPr="00601B62">
        <w:rPr>
          <w:rFonts w:cs="Times New Roman"/>
        </w:rPr>
        <w:t>. However, adding them to Fig</w:t>
      </w:r>
      <w:r>
        <w:rPr>
          <w:rFonts w:cs="Times New Roman" w:hint="eastAsia"/>
        </w:rPr>
        <w:t>.</w:t>
      </w:r>
      <w:r w:rsidRPr="00601B62">
        <w:rPr>
          <w:rFonts w:cs="Times New Roman"/>
        </w:rPr>
        <w:t xml:space="preserve"> 1 may not be an ideal adjustment, as it could disrupt the overall layout of the figure. Since Fig</w:t>
      </w:r>
      <w:r>
        <w:rPr>
          <w:rFonts w:cs="Times New Roman" w:hint="eastAsia"/>
        </w:rPr>
        <w:t>.</w:t>
      </w:r>
      <w:r w:rsidRPr="00601B62">
        <w:rPr>
          <w:rFonts w:cs="Times New Roman"/>
        </w:rPr>
        <w:t xml:space="preserve"> 1 is intended to present the basic information of the study area, I have opted to include the sub-basin annotations in other relevant figures instead. I hope for your understanding.</w:t>
      </w:r>
    </w:p>
    <w:p w14:paraId="162535AC" w14:textId="5483D9D5" w:rsidR="00601B62" w:rsidRDefault="00601B62" w:rsidP="00434C3C">
      <w:pPr>
        <w:spacing w:beforeLines="50" w:before="156" w:afterLines="50" w:after="156" w:line="408" w:lineRule="auto"/>
        <w:jc w:val="center"/>
        <w:rPr>
          <w:rFonts w:cs="Times New Roman"/>
        </w:rPr>
      </w:pPr>
      <w:r>
        <w:rPr>
          <w:rFonts w:cs="Times New Roman" w:hint="eastAsia"/>
          <w:noProof/>
        </w:rPr>
        <w:lastRenderedPageBreak/>
        <w:drawing>
          <wp:inline distT="0" distB="0" distL="0" distR="0" wp14:anchorId="6148AC59" wp14:editId="7971F0E1">
            <wp:extent cx="3715033" cy="4160067"/>
            <wp:effectExtent l="0" t="0" r="0" b="0"/>
            <wp:docPr id="5573356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35600" name="图片 5573356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4879" cy="4171092"/>
                    </a:xfrm>
                    <a:prstGeom prst="rect">
                      <a:avLst/>
                    </a:prstGeom>
                  </pic:spPr>
                </pic:pic>
              </a:graphicData>
            </a:graphic>
          </wp:inline>
        </w:drawing>
      </w:r>
    </w:p>
    <w:p w14:paraId="4B242A74" w14:textId="325B8603" w:rsidR="00601B62" w:rsidRPr="00601B62" w:rsidRDefault="00601B62" w:rsidP="00B912E2">
      <w:pPr>
        <w:spacing w:beforeLines="50" w:before="156" w:afterLines="50" w:after="156"/>
        <w:rPr>
          <w:rFonts w:ascii="Times New Roman" w:hAnsi="Times New Roman" w:cs="Times New Roman"/>
          <w:kern w:val="0"/>
          <w:szCs w:val="21"/>
        </w:rPr>
      </w:pPr>
      <w:r w:rsidRPr="00601B62">
        <w:rPr>
          <w:rFonts w:ascii="Times New Roman" w:hAnsi="Times New Roman" w:cs="Times New Roman"/>
          <w:b/>
          <w:bCs/>
          <w:kern w:val="0"/>
          <w:szCs w:val="21"/>
        </w:rPr>
        <w:t xml:space="preserve">Fig. </w:t>
      </w:r>
      <w:r>
        <w:rPr>
          <w:rFonts w:ascii="Times New Roman" w:hAnsi="Times New Roman" w:cs="Times New Roman" w:hint="eastAsia"/>
          <w:b/>
          <w:bCs/>
          <w:kern w:val="0"/>
          <w:szCs w:val="21"/>
        </w:rPr>
        <w:t>R2</w:t>
      </w:r>
      <w:r w:rsidRPr="00601B62">
        <w:rPr>
          <w:rFonts w:ascii="Times New Roman" w:hAnsi="Times New Roman" w:cs="Times New Roman"/>
          <w:b/>
          <w:bCs/>
          <w:kern w:val="0"/>
          <w:szCs w:val="21"/>
        </w:rPr>
        <w:t>.</w:t>
      </w:r>
      <w:r w:rsidRPr="00601B62">
        <w:rPr>
          <w:rFonts w:ascii="Times New Roman" w:hAnsi="Times New Roman" w:cs="Times New Roman"/>
          <w:kern w:val="0"/>
          <w:szCs w:val="21"/>
        </w:rPr>
        <w:t xml:space="preserve"> (a) Meteorological sensitivity results for the entire basin, (b) the extent to which each meteorological factor affects runoff, and (c) the sensitivity of precipitation in each sub-basin. In the figure, </w:t>
      </w:r>
      <w:proofErr w:type="spellStart"/>
      <w:r w:rsidRPr="00601B62">
        <w:rPr>
          <w:rFonts w:ascii="Times New Roman" w:hAnsi="Times New Roman" w:cs="Times New Roman"/>
          <w:kern w:val="0"/>
          <w:szCs w:val="21"/>
        </w:rPr>
        <w:t>pcp</w:t>
      </w:r>
      <w:proofErr w:type="spellEnd"/>
      <w:r w:rsidRPr="00601B62">
        <w:rPr>
          <w:rFonts w:ascii="Times New Roman" w:hAnsi="Times New Roman" w:cs="Times New Roman"/>
          <w:kern w:val="0"/>
          <w:szCs w:val="21"/>
        </w:rPr>
        <w:t xml:space="preserve"> means daily precipitation, rh means relative humidity, </w:t>
      </w:r>
      <w:proofErr w:type="spellStart"/>
      <w:r w:rsidRPr="00601B62">
        <w:rPr>
          <w:rFonts w:ascii="Times New Roman" w:hAnsi="Times New Roman" w:cs="Times New Roman"/>
          <w:kern w:val="0"/>
          <w:szCs w:val="21"/>
        </w:rPr>
        <w:t>ssr</w:t>
      </w:r>
      <w:proofErr w:type="spellEnd"/>
      <w:r w:rsidRPr="00601B62">
        <w:rPr>
          <w:rFonts w:ascii="Times New Roman" w:hAnsi="Times New Roman" w:cs="Times New Roman"/>
          <w:kern w:val="0"/>
          <w:szCs w:val="21"/>
        </w:rPr>
        <w:t xml:space="preserve"> means solar radiation, temp means daily maximum and minimum temperature, and wind means wind speed. Sub 1 to sub 6 represent the six sub-basins.</w:t>
      </w:r>
    </w:p>
    <w:p w14:paraId="78544F00" w14:textId="15B99CD0" w:rsidR="00601B62" w:rsidRDefault="00601B62" w:rsidP="00434C3C">
      <w:pPr>
        <w:spacing w:beforeLines="50" w:before="156" w:afterLines="50" w:after="156" w:line="408" w:lineRule="auto"/>
        <w:rPr>
          <w:rFonts w:cs="Times New Roman"/>
        </w:rPr>
      </w:pPr>
      <w:r>
        <w:rPr>
          <w:rFonts w:cs="Times New Roman"/>
          <w:noProof/>
        </w:rPr>
        <w:drawing>
          <wp:inline distT="0" distB="0" distL="0" distR="0" wp14:anchorId="0CC1A245" wp14:editId="7CAC4F7A">
            <wp:extent cx="5274310" cy="3328035"/>
            <wp:effectExtent l="0" t="0" r="2540" b="5715"/>
            <wp:docPr id="584382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8225" name="图片 584382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28035"/>
                    </a:xfrm>
                    <a:prstGeom prst="rect">
                      <a:avLst/>
                    </a:prstGeom>
                  </pic:spPr>
                </pic:pic>
              </a:graphicData>
            </a:graphic>
          </wp:inline>
        </w:drawing>
      </w:r>
    </w:p>
    <w:p w14:paraId="34688661" w14:textId="399D1805" w:rsidR="00601B62" w:rsidRPr="00DE5618" w:rsidRDefault="00601B62" w:rsidP="00B912E2">
      <w:pPr>
        <w:spacing w:beforeLines="50" w:before="156" w:afterLines="50" w:after="156"/>
        <w:rPr>
          <w:rFonts w:ascii="Times New Roman" w:hAnsi="Times New Roman" w:cs="Times New Roman"/>
          <w:kern w:val="0"/>
          <w:szCs w:val="21"/>
        </w:rPr>
      </w:pPr>
      <w:r w:rsidRPr="00601B62">
        <w:rPr>
          <w:rFonts w:ascii="Times New Roman" w:hAnsi="Times New Roman" w:cs="Times New Roman"/>
          <w:b/>
          <w:bCs/>
          <w:kern w:val="0"/>
          <w:szCs w:val="21"/>
        </w:rPr>
        <w:lastRenderedPageBreak/>
        <w:t xml:space="preserve">Fig. </w:t>
      </w:r>
      <w:r w:rsidRPr="00601B62">
        <w:rPr>
          <w:rFonts w:ascii="Times New Roman" w:hAnsi="Times New Roman" w:cs="Times New Roman" w:hint="eastAsia"/>
          <w:b/>
          <w:bCs/>
          <w:kern w:val="0"/>
          <w:szCs w:val="21"/>
        </w:rPr>
        <w:t>R3</w:t>
      </w:r>
      <w:r w:rsidRPr="00601B62">
        <w:rPr>
          <w:rFonts w:ascii="Times New Roman" w:hAnsi="Times New Roman" w:cs="Times New Roman"/>
          <w:b/>
          <w:bCs/>
          <w:kern w:val="0"/>
          <w:szCs w:val="21"/>
        </w:rPr>
        <w:t>.</w:t>
      </w:r>
      <w:r w:rsidRPr="00601B62">
        <w:rPr>
          <w:rFonts w:ascii="Times New Roman" w:hAnsi="Times New Roman" w:cs="Times New Roman"/>
          <w:kern w:val="0"/>
          <w:szCs w:val="21"/>
        </w:rPr>
        <w:t xml:space="preserve"> Insights into monthly and annual average distribution of LWSC based on GRACE and water balance calculations: (a) monthly average water storage change from GRACE data, (b) monthly average water storage change from water balance calculations, (c) annual average water storage change from GRACE for the ten-year period from 2005 to 2015, and (d) annual average water storage change from water balance calculations for the same period.</w:t>
      </w:r>
    </w:p>
    <w:p w14:paraId="013E10B9" w14:textId="3DCC1C50" w:rsidR="00D4050C" w:rsidRPr="00904B6C" w:rsidRDefault="00DE5618"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Fig 3 caption: Which remote sensing ET product?</w:t>
      </w:r>
    </w:p>
    <w:p w14:paraId="0E23509B"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4C553343" w14:textId="0F259D21" w:rsidR="00D4050C" w:rsidRPr="00D4050C" w:rsidRDefault="00596179" w:rsidP="00434C3C">
      <w:pPr>
        <w:pStyle w:val="ab"/>
        <w:spacing w:beforeLines="50" w:before="156" w:afterLines="50" w:after="156" w:line="408" w:lineRule="auto"/>
        <w:ind w:firstLine="480"/>
        <w:rPr>
          <w:rFonts w:cs="Times New Roman"/>
          <w:i/>
          <w:iCs/>
        </w:rPr>
      </w:pPr>
      <w:r w:rsidRPr="00596179">
        <w:rPr>
          <w:rFonts w:cs="Times New Roman"/>
        </w:rPr>
        <w:t>Thank you for your reminder. The text refers to the EB_ET_v2 product, and I have added it accordingly.</w:t>
      </w:r>
      <w:r>
        <w:rPr>
          <w:rFonts w:cs="Times New Roman" w:hint="eastAsia"/>
        </w:rPr>
        <w:t xml:space="preserve"> (</w:t>
      </w:r>
      <w:r w:rsidRPr="00904B6C">
        <w:rPr>
          <w:rFonts w:cs="Times New Roman" w:hint="eastAsia"/>
          <w:b/>
          <w:bCs/>
        </w:rPr>
        <w:t>Line 41</w:t>
      </w:r>
      <w:r w:rsidR="00DC62A7">
        <w:rPr>
          <w:rFonts w:cs="Times New Roman" w:hint="eastAsia"/>
          <w:b/>
          <w:bCs/>
        </w:rPr>
        <w:t>4</w:t>
      </w:r>
      <w:r>
        <w:rPr>
          <w:rFonts w:cs="Times New Roman" w:hint="eastAsia"/>
        </w:rPr>
        <w:t>)</w:t>
      </w:r>
    </w:p>
    <w:p w14:paraId="23D1E991" w14:textId="367CDC5F" w:rsidR="00D4050C" w:rsidRPr="00904B6C" w:rsidRDefault="00596179"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L406: It should be Fig. 5c, not Fig. 5b.</w:t>
      </w:r>
    </w:p>
    <w:p w14:paraId="7D262861"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081E80D" w14:textId="61DBBAEC" w:rsidR="00D4050C" w:rsidRPr="00D4050C" w:rsidRDefault="000504A9" w:rsidP="00434C3C">
      <w:pPr>
        <w:pStyle w:val="ab"/>
        <w:spacing w:beforeLines="50" w:before="156" w:afterLines="50" w:after="156" w:line="408" w:lineRule="auto"/>
        <w:ind w:firstLine="480"/>
        <w:rPr>
          <w:rFonts w:cs="Times New Roman"/>
          <w:i/>
          <w:iCs/>
        </w:rPr>
      </w:pPr>
      <w:r w:rsidRPr="000504A9">
        <w:rPr>
          <w:rFonts w:cs="Times New Roman"/>
        </w:rPr>
        <w:t>Thank you for your reminder. Additionally, the earlier references should also be Fig</w:t>
      </w:r>
      <w:r>
        <w:rPr>
          <w:rFonts w:cs="Times New Roman" w:hint="eastAsia"/>
        </w:rPr>
        <w:t>.</w:t>
      </w:r>
      <w:r w:rsidRPr="000504A9">
        <w:rPr>
          <w:rFonts w:cs="Times New Roman"/>
        </w:rPr>
        <w:t xml:space="preserve"> 5a and Fig</w:t>
      </w:r>
      <w:r>
        <w:rPr>
          <w:rFonts w:cs="Times New Roman" w:hint="eastAsia"/>
        </w:rPr>
        <w:t>.</w:t>
      </w:r>
      <w:r w:rsidRPr="000504A9">
        <w:rPr>
          <w:rFonts w:cs="Times New Roman"/>
        </w:rPr>
        <w:t xml:space="preserve"> 5b, and I have corrected them as well.</w:t>
      </w:r>
      <w:r>
        <w:rPr>
          <w:rFonts w:cs="Times New Roman" w:hint="eastAsia"/>
        </w:rPr>
        <w:t xml:space="preserve"> (</w:t>
      </w:r>
      <w:r w:rsidRPr="00904B6C">
        <w:rPr>
          <w:rFonts w:cs="Times New Roman" w:hint="eastAsia"/>
          <w:b/>
          <w:bCs/>
        </w:rPr>
        <w:t>Line 42</w:t>
      </w:r>
      <w:r w:rsidR="00DC62A7">
        <w:rPr>
          <w:rFonts w:cs="Times New Roman" w:hint="eastAsia"/>
          <w:b/>
          <w:bCs/>
        </w:rPr>
        <w:t>4</w:t>
      </w:r>
      <w:r w:rsidRPr="00904B6C">
        <w:rPr>
          <w:rFonts w:cs="Times New Roman" w:hint="eastAsia"/>
          <w:b/>
          <w:bCs/>
        </w:rPr>
        <w:t xml:space="preserve"> and 42</w:t>
      </w:r>
      <w:r w:rsidR="00DC62A7">
        <w:rPr>
          <w:rFonts w:cs="Times New Roman" w:hint="eastAsia"/>
          <w:b/>
          <w:bCs/>
        </w:rPr>
        <w:t>9</w:t>
      </w:r>
      <w:r>
        <w:rPr>
          <w:rFonts w:cs="Times New Roman" w:hint="eastAsia"/>
        </w:rPr>
        <w:t>)</w:t>
      </w:r>
    </w:p>
    <w:p w14:paraId="41B1BB36" w14:textId="4FC8F26B" w:rsidR="00D4050C" w:rsidRPr="00904B6C" w:rsidRDefault="000504A9"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L454: This statement contradicts the statement in L251, which states that only EB_ET_V2 was used for model calibration and validation.</w:t>
      </w:r>
    </w:p>
    <w:p w14:paraId="0B8AE3B7" w14:textId="15046B2D" w:rsidR="006B76D3" w:rsidRPr="00904B6C" w:rsidRDefault="006B76D3"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L455: What do you mean by "surpassing the SWAT simulation results"?</w:t>
      </w:r>
    </w:p>
    <w:p w14:paraId="6F28816A" w14:textId="2AFCA244" w:rsidR="006B76D3" w:rsidRPr="00904B6C" w:rsidRDefault="006B76D3"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L456-457: I don't understand what you are saying here.</w:t>
      </w:r>
    </w:p>
    <w:p w14:paraId="6EA0ACD7"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742CFC9" w14:textId="6D606518" w:rsidR="00D4050C" w:rsidRDefault="006B76D3" w:rsidP="00434C3C">
      <w:pPr>
        <w:pStyle w:val="ab"/>
        <w:spacing w:beforeLines="50" w:before="156" w:afterLines="50" w:after="156" w:line="408" w:lineRule="auto"/>
        <w:ind w:firstLine="480"/>
        <w:rPr>
          <w:rFonts w:cs="Times New Roman"/>
        </w:rPr>
      </w:pPr>
      <w:r w:rsidRPr="006B76D3">
        <w:rPr>
          <w:rFonts w:cs="Times New Roman"/>
        </w:rPr>
        <w:t>Thank you very much for your thoughtful question.</w:t>
      </w:r>
      <w:r w:rsidRPr="006B76D3">
        <w:t xml:space="preserve"> </w:t>
      </w:r>
      <w:r w:rsidRPr="006B76D3">
        <w:rPr>
          <w:rFonts w:cs="Times New Roman"/>
        </w:rPr>
        <w:t>In response to your three questions, I have the following answers and revisions.</w:t>
      </w:r>
    </w:p>
    <w:p w14:paraId="644B8003" w14:textId="26CEDD27" w:rsidR="006B76D3" w:rsidRDefault="006B76D3" w:rsidP="00434C3C">
      <w:pPr>
        <w:pStyle w:val="ab"/>
        <w:spacing w:beforeLines="50" w:before="156" w:afterLines="50" w:after="156" w:line="408" w:lineRule="auto"/>
        <w:ind w:firstLine="480"/>
        <w:rPr>
          <w:rFonts w:cs="Times New Roman"/>
        </w:rPr>
      </w:pPr>
      <w:r>
        <w:rPr>
          <w:rFonts w:cs="Times New Roman" w:hint="eastAsia"/>
        </w:rPr>
        <w:t>For the first question, y</w:t>
      </w:r>
      <w:r w:rsidRPr="006B76D3">
        <w:rPr>
          <w:rFonts w:cs="Times New Roman"/>
        </w:rPr>
        <w:t xml:space="preserve">ou are absolutely correct that only EB_ET_V2 is used for model calibration. My previous wording was unclear. What I intended to convey is: "Fig. 6 presents the comparison of SWAT-simulated ET and the calibration product EB_ET_V2 with MOD16-STM and ERA5 data, showing the fit of both SWAT and EB_ET_V2 with MOD16-STM and ERA5, respectively." I have revised the original </w:t>
      </w:r>
      <w:r w:rsidRPr="006B76D3">
        <w:rPr>
          <w:rFonts w:cs="Times New Roman"/>
        </w:rPr>
        <w:lastRenderedPageBreak/>
        <w:t>text and opted for more concise language.</w:t>
      </w:r>
    </w:p>
    <w:p w14:paraId="4B8AB0E4" w14:textId="689CF27F" w:rsidR="006B76D3" w:rsidRDefault="006B76D3" w:rsidP="00434C3C">
      <w:pPr>
        <w:pStyle w:val="ab"/>
        <w:spacing w:beforeLines="50" w:before="156" w:afterLines="50" w:after="156" w:line="408" w:lineRule="auto"/>
        <w:ind w:firstLine="480"/>
        <w:rPr>
          <w:rFonts w:cs="Times New Roman"/>
        </w:rPr>
      </w:pPr>
      <w:r>
        <w:rPr>
          <w:rFonts w:cs="Times New Roman" w:hint="eastAsia"/>
        </w:rPr>
        <w:t>As for the comment of L455, t</w:t>
      </w:r>
      <w:r w:rsidRPr="006B76D3">
        <w:rPr>
          <w:rFonts w:cs="Times New Roman"/>
        </w:rPr>
        <w:t>his was a case of unclear wording on my part. "Surpassing the SWAT simulation results" means that EB_ET_V2 shows a better fit with MOD16-STM compared to the SWAT simulation.</w:t>
      </w:r>
    </w:p>
    <w:p w14:paraId="461E8D4C" w14:textId="30240503" w:rsidR="006B76D3" w:rsidRPr="006B76D3" w:rsidRDefault="00222A39" w:rsidP="00434C3C">
      <w:pPr>
        <w:pStyle w:val="ab"/>
        <w:spacing w:beforeLines="50" w:before="156" w:afterLines="50" w:after="156" w:line="408" w:lineRule="auto"/>
        <w:ind w:firstLine="480"/>
        <w:rPr>
          <w:rFonts w:cs="Times New Roman"/>
        </w:rPr>
      </w:pPr>
      <w:r>
        <w:rPr>
          <w:rFonts w:cs="Times New Roman" w:hint="eastAsia"/>
        </w:rPr>
        <w:t>In terms of the last one, w</w:t>
      </w:r>
      <w:r w:rsidRPr="00222A39">
        <w:rPr>
          <w:rFonts w:cs="Times New Roman"/>
        </w:rPr>
        <w:t>hat this means is that both the SWAT simulation results and EB_ET_V2 are compared with ERA5 evaporation products. The former shows significantly better performance than the latter. Upon analysis, this may be because SWAT is driven by ERA5 data, making it more likely to exhibit correlation and consistency with ERA5 products. In contrast, EB_ET_V2 is a different product and may differ from ERA5.</w:t>
      </w:r>
      <w:r>
        <w:rPr>
          <w:rFonts w:cs="Times New Roman" w:hint="eastAsia"/>
        </w:rPr>
        <w:t xml:space="preserve"> (</w:t>
      </w:r>
      <w:r w:rsidRPr="00904B6C">
        <w:rPr>
          <w:rFonts w:cs="Times New Roman" w:hint="eastAsia"/>
          <w:b/>
          <w:bCs/>
        </w:rPr>
        <w:t>Line 47</w:t>
      </w:r>
      <w:r w:rsidR="00DC62A7">
        <w:rPr>
          <w:rFonts w:cs="Times New Roman" w:hint="eastAsia"/>
          <w:b/>
          <w:bCs/>
        </w:rPr>
        <w:t>4</w:t>
      </w:r>
      <w:r w:rsidRPr="00904B6C">
        <w:rPr>
          <w:rFonts w:cs="Times New Roman" w:hint="eastAsia"/>
          <w:b/>
          <w:bCs/>
        </w:rPr>
        <w:t>-48</w:t>
      </w:r>
      <w:r w:rsidR="00DC62A7">
        <w:rPr>
          <w:rFonts w:cs="Times New Roman" w:hint="eastAsia"/>
          <w:b/>
          <w:bCs/>
        </w:rPr>
        <w:t>7</w:t>
      </w:r>
      <w:r>
        <w:rPr>
          <w:rFonts w:cs="Times New Roman" w:hint="eastAsia"/>
        </w:rPr>
        <w:t>)</w:t>
      </w:r>
    </w:p>
    <w:p w14:paraId="31EABE60" w14:textId="0959AAE1" w:rsidR="00D4050C" w:rsidRPr="00904B6C" w:rsidRDefault="00222A39"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L472-473 and Figure 7: Do you mean the "total" runoff of the six sub-basins?</w:t>
      </w:r>
    </w:p>
    <w:p w14:paraId="393DA10C"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5A1D8329" w14:textId="6784A86E" w:rsidR="00D4050C" w:rsidRPr="00D4050C" w:rsidRDefault="00222A39" w:rsidP="00434C3C">
      <w:pPr>
        <w:pStyle w:val="ab"/>
        <w:spacing w:beforeLines="50" w:before="156" w:afterLines="50" w:after="156" w:line="408" w:lineRule="auto"/>
        <w:ind w:firstLine="480"/>
        <w:rPr>
          <w:rFonts w:cs="Times New Roman"/>
          <w:i/>
          <w:iCs/>
        </w:rPr>
      </w:pPr>
      <w:r w:rsidRPr="00222A39">
        <w:rPr>
          <w:rFonts w:cs="Times New Roman"/>
        </w:rPr>
        <w:t>Thank you very much for your insightful question</w:t>
      </w:r>
      <w:r w:rsidR="002A482C">
        <w:rPr>
          <w:rFonts w:cs="Times New Roman" w:hint="eastAsia"/>
        </w:rPr>
        <w:t xml:space="preserve"> and y</w:t>
      </w:r>
      <w:r w:rsidR="002A482C" w:rsidRPr="002A482C">
        <w:rPr>
          <w:rFonts w:cs="Times New Roman"/>
        </w:rPr>
        <w:t>our understanding is correct. Dividing the six sub-basins is merely a step in the calculation process. Ultimately, it is the total runoff from these six sub-basins that is used.</w:t>
      </w:r>
    </w:p>
    <w:p w14:paraId="413939E7" w14:textId="6FA0D177" w:rsidR="00D4050C" w:rsidRPr="00904B6C" w:rsidRDefault="002A482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L474: What do you mean by "observed data?</w:t>
      </w:r>
    </w:p>
    <w:p w14:paraId="644AB183"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2DD13C5" w14:textId="428349C4" w:rsidR="00D4050C" w:rsidRPr="00D4050C" w:rsidRDefault="002A482C" w:rsidP="00434C3C">
      <w:pPr>
        <w:pStyle w:val="ab"/>
        <w:spacing w:beforeLines="50" w:before="156" w:afterLines="50" w:after="156" w:line="408" w:lineRule="auto"/>
        <w:ind w:firstLine="480"/>
        <w:rPr>
          <w:rFonts w:cs="Times New Roman"/>
          <w:i/>
          <w:iCs/>
        </w:rPr>
      </w:pPr>
      <w:r w:rsidRPr="002A482C">
        <w:rPr>
          <w:rFonts w:cs="Times New Roman"/>
        </w:rPr>
        <w:t>Thank you for your reminder. This sentence contained some ambiguity and has been revised to: Using the LWSC derived from satellite data, we calculated the annual and monthly runoff based on the developed water balance equation. These runoff values were then compared to those simulated by the SWAT model to assess the model's accuracy.</w:t>
      </w:r>
      <w:r>
        <w:rPr>
          <w:rFonts w:cs="Times New Roman" w:hint="eastAsia"/>
        </w:rPr>
        <w:t xml:space="preserve"> (</w:t>
      </w:r>
      <w:r w:rsidRPr="00904B6C">
        <w:rPr>
          <w:rFonts w:cs="Times New Roman" w:hint="eastAsia"/>
          <w:b/>
          <w:bCs/>
        </w:rPr>
        <w:t xml:space="preserve">Line </w:t>
      </w:r>
      <w:r w:rsidR="00DC62A7">
        <w:rPr>
          <w:rFonts w:cs="Times New Roman" w:hint="eastAsia"/>
          <w:b/>
          <w:bCs/>
        </w:rPr>
        <w:t>502</w:t>
      </w:r>
      <w:r w:rsidRPr="00904B6C">
        <w:rPr>
          <w:rFonts w:cs="Times New Roman" w:hint="eastAsia"/>
          <w:b/>
          <w:bCs/>
        </w:rPr>
        <w:t>-50</w:t>
      </w:r>
      <w:r w:rsidR="00DC62A7">
        <w:rPr>
          <w:rFonts w:cs="Times New Roman" w:hint="eastAsia"/>
          <w:b/>
          <w:bCs/>
        </w:rPr>
        <w:t>4</w:t>
      </w:r>
      <w:r>
        <w:rPr>
          <w:rFonts w:cs="Times New Roman" w:hint="eastAsia"/>
        </w:rPr>
        <w:t>)</w:t>
      </w:r>
    </w:p>
    <w:p w14:paraId="52914FDA" w14:textId="38072C12" w:rsidR="00D4050C" w:rsidRPr="00904B6C" w:rsidRDefault="002A482C"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 xml:space="preserve">Section 4.2.3: I don't understand how GRACE data was used to determine the </w:t>
      </w:r>
      <w:r w:rsidRPr="00904B6C">
        <w:rPr>
          <w:rFonts w:cs="Times New Roman"/>
          <w:i/>
          <w:iCs/>
          <w:color w:val="0070C0"/>
        </w:rPr>
        <w:lastRenderedPageBreak/>
        <w:t>spatial distribution of model simulated runoff.</w:t>
      </w:r>
    </w:p>
    <w:p w14:paraId="6E88FC68" w14:textId="77777777" w:rsidR="00D4050C" w:rsidRDefault="00D4050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575666DB" w14:textId="09B59634" w:rsidR="00D4050C" w:rsidRPr="00D4050C" w:rsidRDefault="00C643D4" w:rsidP="00434C3C">
      <w:pPr>
        <w:pStyle w:val="ab"/>
        <w:spacing w:beforeLines="50" w:before="156" w:afterLines="50" w:after="156" w:line="408" w:lineRule="auto"/>
        <w:ind w:firstLine="480"/>
        <w:rPr>
          <w:rFonts w:cs="Times New Roman"/>
          <w:i/>
          <w:iCs/>
        </w:rPr>
      </w:pPr>
      <w:r w:rsidRPr="00C643D4">
        <w:rPr>
          <w:rFonts w:cs="Times New Roman"/>
        </w:rPr>
        <w:t>Thank you very much for raising this question.</w:t>
      </w:r>
      <w:r>
        <w:rPr>
          <w:rFonts w:cs="Times New Roman" w:hint="eastAsia"/>
        </w:rPr>
        <w:t xml:space="preserve"> </w:t>
      </w:r>
      <w:r w:rsidRPr="00C643D4">
        <w:rPr>
          <w:rFonts w:cs="Times New Roman"/>
        </w:rPr>
        <w:t>Although the spatial resolution of the GRACE satellite is quite coarse, the six sub-basins delineated happen to align with the location of one grid cell of the GRACE satellite. By calculating the LWSC for each grid cell in the satellite product and mapping it to each sub-basin, then displaying the values with colors ranging from dark to light, the spatial distribution of water storage can be determined. Similarly, runoff simulated by the SWAT model, after calculation through the water balance equation, also yields LWSC, which is displayed using varying color intensities. The spatial distributions of the two are then compared. Since LWSC and runoff can be interconverted using the water balance equation, the spatial distribution of runoff can be indirectly determined.</w:t>
      </w:r>
    </w:p>
    <w:p w14:paraId="66AE8D21" w14:textId="184EF9BD" w:rsidR="00D4050C" w:rsidRPr="005E0F78" w:rsidRDefault="00C643D4" w:rsidP="00434C3C">
      <w:pPr>
        <w:pStyle w:val="ab"/>
        <w:numPr>
          <w:ilvl w:val="0"/>
          <w:numId w:val="2"/>
        </w:numPr>
        <w:spacing w:beforeLines="50" w:before="156" w:afterLines="50" w:after="156" w:line="408" w:lineRule="auto"/>
        <w:ind w:left="0" w:firstLineChars="0" w:firstLine="0"/>
        <w:rPr>
          <w:rFonts w:cs="Times New Roman"/>
          <w:i/>
          <w:iCs/>
          <w:color w:val="0070C0"/>
        </w:rPr>
      </w:pPr>
      <w:r w:rsidRPr="005E0F78">
        <w:rPr>
          <w:rFonts w:cs="Times New Roman"/>
          <w:i/>
          <w:iCs/>
          <w:color w:val="0070C0"/>
        </w:rPr>
        <w:t>Section 4.3: What software or program do you use for Bayesian inference? I am not sure how this section serves the objectives of the paper. If you decide to include this section in the paper, more explanation and discussion are needed for Table 4.</w:t>
      </w:r>
    </w:p>
    <w:p w14:paraId="4C0A3124" w14:textId="77777777" w:rsidR="002A482C" w:rsidRDefault="002A482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3ED2CB9" w14:textId="59A0B8E8" w:rsidR="002A482C" w:rsidRDefault="005E0F78" w:rsidP="00434C3C">
      <w:pPr>
        <w:pStyle w:val="ab"/>
        <w:spacing w:beforeLines="50" w:before="156" w:afterLines="50" w:after="156" w:line="408" w:lineRule="auto"/>
        <w:ind w:firstLine="480"/>
        <w:rPr>
          <w:rFonts w:cs="Times New Roman"/>
        </w:rPr>
      </w:pPr>
      <w:r w:rsidRPr="005E0F78">
        <w:rPr>
          <w:rFonts w:cs="Times New Roman"/>
        </w:rPr>
        <w:t>Thank you for your insightful question and suggestions. Please find the responses below:</w:t>
      </w:r>
    </w:p>
    <w:p w14:paraId="5EF254B0" w14:textId="77777777" w:rsidR="005E0F78" w:rsidRPr="005E0F78" w:rsidRDefault="005E0F78" w:rsidP="005E0F78">
      <w:pPr>
        <w:pStyle w:val="ab"/>
        <w:spacing w:beforeLines="50" w:before="156" w:afterLines="50" w:after="156" w:line="408" w:lineRule="auto"/>
        <w:ind w:firstLine="482"/>
        <w:rPr>
          <w:rFonts w:cs="Times New Roman"/>
          <w:b/>
          <w:bCs/>
          <w:i/>
          <w:iCs/>
        </w:rPr>
      </w:pPr>
      <w:r w:rsidRPr="005E0F78">
        <w:rPr>
          <w:rFonts w:cs="Times New Roman"/>
          <w:b/>
          <w:bCs/>
          <w:i/>
          <w:iCs/>
        </w:rPr>
        <w:t>Software or Program for Bayesian Inference:</w:t>
      </w:r>
    </w:p>
    <w:p w14:paraId="5FBFC80E" w14:textId="6BDAD9BC" w:rsidR="005E0F78" w:rsidRPr="005E0F78" w:rsidRDefault="005E0F78" w:rsidP="005E0F78">
      <w:pPr>
        <w:pStyle w:val="ab"/>
        <w:spacing w:beforeLines="50" w:before="156" w:afterLines="50" w:after="156" w:line="408" w:lineRule="auto"/>
        <w:ind w:firstLine="480"/>
        <w:rPr>
          <w:rFonts w:cs="Times New Roman"/>
        </w:rPr>
      </w:pPr>
      <w:r w:rsidRPr="005E0F78">
        <w:rPr>
          <w:rFonts w:cs="Times New Roman"/>
        </w:rPr>
        <w:t>The Bayesian inference and joint distribution analysis were conducted using the Stan programming language within the R statistical environment. The package was used for parameter estimation, while additional packages such as and were utilized for visualization of posterior distributions.</w:t>
      </w:r>
    </w:p>
    <w:p w14:paraId="44DCD2BE" w14:textId="77777777" w:rsidR="005E0F78" w:rsidRPr="005E0F78" w:rsidRDefault="005E0F78" w:rsidP="005E0F78">
      <w:pPr>
        <w:pStyle w:val="ab"/>
        <w:spacing w:beforeLines="50" w:before="156" w:afterLines="50" w:after="156" w:line="408" w:lineRule="auto"/>
        <w:ind w:firstLine="482"/>
        <w:rPr>
          <w:rFonts w:cs="Times New Roman"/>
          <w:b/>
          <w:bCs/>
          <w:i/>
          <w:iCs/>
        </w:rPr>
      </w:pPr>
      <w:r w:rsidRPr="005E0F78">
        <w:rPr>
          <w:rFonts w:cs="Times New Roman"/>
          <w:b/>
          <w:bCs/>
          <w:i/>
          <w:iCs/>
        </w:rPr>
        <w:t>Relevance to the Study Goals:</w:t>
      </w:r>
    </w:p>
    <w:p w14:paraId="29B8F3ED" w14:textId="668DA2EE" w:rsidR="005E0F78" w:rsidRDefault="005E0F78" w:rsidP="005E0F78">
      <w:pPr>
        <w:pStyle w:val="ab"/>
        <w:spacing w:beforeLines="50" w:before="156" w:afterLines="50" w:after="156" w:line="408" w:lineRule="auto"/>
        <w:ind w:firstLine="480"/>
        <w:rPr>
          <w:rFonts w:cs="Times New Roman"/>
        </w:rPr>
      </w:pPr>
      <w:r w:rsidRPr="005E0F78">
        <w:rPr>
          <w:rFonts w:cs="Times New Roman"/>
        </w:rPr>
        <w:lastRenderedPageBreak/>
        <w:t>The Bayesian analysis in this study aims to quantify the uncertainty in SWAT-simulated runoff (SWAT_Q) and water balance-derived runoff (</w:t>
      </w:r>
      <w:proofErr w:type="spellStart"/>
      <w:r w:rsidRPr="005E0F78">
        <w:rPr>
          <w:rFonts w:cs="Times New Roman"/>
        </w:rPr>
        <w:t>Water_Balance_Q</w:t>
      </w:r>
      <w:proofErr w:type="spellEnd"/>
      <w:r w:rsidRPr="005E0F78">
        <w:rPr>
          <w:rFonts w:cs="Times New Roman"/>
        </w:rPr>
        <w:t>). By exploring the variability and correlation between these datasets, the analysis provides a more robust validation of the SWAT model outputs. This enhances the reliability of the model in simulating hydrological processes, a key goal of the study.</w:t>
      </w:r>
    </w:p>
    <w:p w14:paraId="1A726611" w14:textId="77777777" w:rsidR="005E0F78" w:rsidRPr="005E0F78" w:rsidRDefault="005E0F78" w:rsidP="005E0F78">
      <w:pPr>
        <w:pStyle w:val="ab"/>
        <w:spacing w:beforeLines="50" w:before="156" w:afterLines="50" w:after="156" w:line="408" w:lineRule="auto"/>
        <w:ind w:firstLine="482"/>
        <w:rPr>
          <w:rFonts w:cs="Times New Roman"/>
          <w:b/>
          <w:bCs/>
          <w:i/>
          <w:iCs/>
        </w:rPr>
      </w:pPr>
      <w:r w:rsidRPr="005E0F78">
        <w:rPr>
          <w:rFonts w:cs="Times New Roman"/>
          <w:b/>
          <w:bCs/>
          <w:i/>
          <w:iCs/>
        </w:rPr>
        <w:t>Explanation and Discussion of Table 4:</w:t>
      </w:r>
    </w:p>
    <w:p w14:paraId="3FFE2842" w14:textId="47A7E518" w:rsidR="005C03F7" w:rsidRPr="00A33348" w:rsidRDefault="005E0F78" w:rsidP="00A33348">
      <w:pPr>
        <w:pStyle w:val="ab"/>
        <w:spacing w:beforeLines="50" w:before="156" w:afterLines="50" w:after="156" w:line="408" w:lineRule="auto"/>
        <w:ind w:firstLine="480"/>
        <w:rPr>
          <w:rFonts w:cs="Times New Roman"/>
        </w:rPr>
      </w:pPr>
      <w:r w:rsidRPr="005E0F78">
        <w:rPr>
          <w:rFonts w:cs="Times New Roman"/>
        </w:rPr>
        <w:t>To address your concern, I have revised the manuscript to expand the explanation of Table 4. The table provides a detailed summary of the posterior statistics, including the mean, standard deviation, and the 95% highest density interval (HDI) for key parameters, along with Monte Carlo standard errors and effective sample sizes. These statistics are crucial for evaluating the quality of the Bayesian inference results and their implications for uncertainty in the hydrological model. I have also added a discussion linking these findings to the broader objectives of the study.</w:t>
      </w:r>
      <w:r w:rsidR="005C03F7">
        <w:rPr>
          <w:rFonts w:cs="Times New Roman" w:hint="eastAsia"/>
        </w:rPr>
        <w:t xml:space="preserve"> (</w:t>
      </w:r>
      <w:r w:rsidR="00DC62A7">
        <w:rPr>
          <w:rFonts w:cs="Times New Roman" w:hint="eastAsia"/>
          <w:b/>
          <w:bCs/>
        </w:rPr>
        <w:t>Section 4.3</w:t>
      </w:r>
      <w:r w:rsidR="005C03F7">
        <w:rPr>
          <w:rFonts w:cs="Times New Roman" w:hint="eastAsia"/>
        </w:rPr>
        <w:t>)</w:t>
      </w:r>
    </w:p>
    <w:p w14:paraId="160B7F6C" w14:textId="657E5795" w:rsidR="002A482C" w:rsidRPr="00904B6C" w:rsidRDefault="00C643D4" w:rsidP="00434C3C">
      <w:pPr>
        <w:pStyle w:val="ab"/>
        <w:numPr>
          <w:ilvl w:val="0"/>
          <w:numId w:val="2"/>
        </w:numPr>
        <w:spacing w:beforeLines="50" w:before="156" w:afterLines="50" w:after="156" w:line="408" w:lineRule="auto"/>
        <w:ind w:left="0" w:firstLineChars="0" w:firstLine="0"/>
        <w:rPr>
          <w:rFonts w:cs="Times New Roman"/>
          <w:i/>
          <w:iCs/>
          <w:color w:val="0070C0"/>
        </w:rPr>
      </w:pPr>
      <w:r w:rsidRPr="00904B6C">
        <w:rPr>
          <w:rFonts w:cs="Times New Roman"/>
          <w:i/>
          <w:iCs/>
          <w:color w:val="0070C0"/>
        </w:rPr>
        <w:t>Section 5.4: I don't want to pretend I understand this section much.</w:t>
      </w:r>
    </w:p>
    <w:p w14:paraId="7D26E123" w14:textId="77777777" w:rsidR="002A482C" w:rsidRDefault="002A482C" w:rsidP="00434C3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BF988D0" w14:textId="068D8966" w:rsidR="002A482C" w:rsidRDefault="00C643D4" w:rsidP="00434C3C">
      <w:pPr>
        <w:pStyle w:val="ab"/>
        <w:spacing w:beforeLines="50" w:before="156" w:afterLines="50" w:after="156" w:line="408" w:lineRule="auto"/>
        <w:ind w:firstLine="480"/>
        <w:rPr>
          <w:rFonts w:cs="Times New Roman"/>
        </w:rPr>
      </w:pPr>
      <w:r w:rsidRPr="00C643D4">
        <w:rPr>
          <w:rFonts w:cs="Times New Roman"/>
        </w:rPr>
        <w:t>Thank you for your question. I will provide a detailed explanation of this section.</w:t>
      </w:r>
    </w:p>
    <w:p w14:paraId="4D0D052E" w14:textId="313D26F4" w:rsidR="002F5503" w:rsidRPr="002F5503" w:rsidRDefault="002F5503" w:rsidP="00434C3C">
      <w:pPr>
        <w:pStyle w:val="ab"/>
        <w:spacing w:beforeLines="50" w:before="156" w:afterLines="50" w:after="156" w:line="408" w:lineRule="auto"/>
        <w:ind w:firstLine="480"/>
        <w:rPr>
          <w:rFonts w:cs="Times New Roman"/>
        </w:rPr>
      </w:pPr>
      <w:r w:rsidRPr="002F5503">
        <w:rPr>
          <w:rFonts w:cs="Times New Roman"/>
        </w:rPr>
        <w:t>This section discusses the issues observed after plotting the runoff curves obtained from the calibrated SWAT model in chronological order, along with related considerations. As shown in Figure 9, during the lowest runoff periods (baseflow) in many years, the runoff does not display a simple upward trend. Instead, there is a sudden drop followed by a sharp rise, forming an inflection point that contradicts my expectations. This prompted further exploration and analysis.</w:t>
      </w:r>
    </w:p>
    <w:p w14:paraId="39E13E10" w14:textId="08C2CA49" w:rsidR="002F5503" w:rsidRPr="002F5503" w:rsidRDefault="002F5503" w:rsidP="00434C3C">
      <w:pPr>
        <w:pStyle w:val="ab"/>
        <w:spacing w:beforeLines="50" w:before="156" w:afterLines="50" w:after="156" w:line="408" w:lineRule="auto"/>
        <w:ind w:firstLine="480"/>
        <w:rPr>
          <w:rFonts w:cs="Times New Roman"/>
        </w:rPr>
      </w:pPr>
      <w:r w:rsidRPr="002F5503">
        <w:rPr>
          <w:rFonts w:cs="Times New Roman"/>
        </w:rPr>
        <w:t xml:space="preserve">First, I examined the initial results from the SWAT model before any parameter calibration was performed. Next, I reviewed the simulation results using different </w:t>
      </w:r>
      <w:r w:rsidRPr="002F5503">
        <w:rPr>
          <w:rFonts w:cs="Times New Roman"/>
        </w:rPr>
        <w:lastRenderedPageBreak/>
        <w:t>calibration parameters. Additionally, I analyzed the curves of the precipitation and evaporation data used to drive the model. Based on these investigations, I concluded that such anomalies likely originate from the input precipitation data itself. Precipitation influences the final runoff results through certain parameters, and the parameter calibration process effectively reduces the impact of these anomalies on runoff.</w:t>
      </w:r>
    </w:p>
    <w:p w14:paraId="777CB471" w14:textId="1116C1E9" w:rsidR="002C5680" w:rsidRPr="002F5503" w:rsidRDefault="002F5503" w:rsidP="00434C3C">
      <w:pPr>
        <w:pStyle w:val="ab"/>
        <w:spacing w:beforeLines="50" w:before="156" w:afterLines="50" w:after="156" w:line="408" w:lineRule="auto"/>
        <w:ind w:firstLine="480"/>
        <w:rPr>
          <w:rFonts w:cs="Times New Roman"/>
        </w:rPr>
      </w:pPr>
      <w:r w:rsidRPr="002F5503">
        <w:rPr>
          <w:rFonts w:cs="Times New Roman"/>
        </w:rPr>
        <w:t>I have also considered whether this section was expressed unclearly, making it difficult to understand. Adjustments have been made to improve clarity and ease of interpretation.</w:t>
      </w:r>
    </w:p>
    <w:p w14:paraId="1FDA74E6" w14:textId="77777777" w:rsidR="00B154F6" w:rsidRPr="008E198A" w:rsidRDefault="00B154F6" w:rsidP="00434C3C">
      <w:pPr>
        <w:spacing w:beforeLines="50" w:before="156" w:afterLines="50" w:after="156" w:line="408" w:lineRule="auto"/>
        <w:rPr>
          <w:rFonts w:ascii="Times New Roman" w:hAnsi="Times New Roman" w:cs="Times New Roman"/>
          <w:sz w:val="24"/>
          <w:szCs w:val="24"/>
        </w:rPr>
      </w:pPr>
      <w:r w:rsidRPr="008E198A">
        <w:rPr>
          <w:rFonts w:ascii="Times New Roman" w:hAnsi="Times New Roman" w:cs="Times New Roman"/>
          <w:sz w:val="24"/>
          <w:szCs w:val="24"/>
        </w:rPr>
        <w:br w:type="page"/>
      </w:r>
    </w:p>
    <w:p w14:paraId="01199F18" w14:textId="670B633F" w:rsidR="00B154F6" w:rsidRPr="00904B6C" w:rsidRDefault="00B154F6" w:rsidP="00434C3C">
      <w:pPr>
        <w:numPr>
          <w:ilvl w:val="0"/>
          <w:numId w:val="1"/>
        </w:numPr>
        <w:spacing w:beforeLines="50" w:before="156" w:afterLines="50" w:after="156" w:line="408" w:lineRule="auto"/>
        <w:ind w:left="357" w:hanging="357"/>
        <w:outlineLvl w:val="0"/>
        <w:rPr>
          <w:rFonts w:ascii="Times New Roman" w:hAnsi="Times New Roman" w:cs="Times New Roman"/>
          <w:b/>
          <w:sz w:val="24"/>
          <w:szCs w:val="24"/>
        </w:rPr>
      </w:pPr>
      <w:r w:rsidRPr="008E198A">
        <w:rPr>
          <w:rFonts w:ascii="Times New Roman" w:hAnsi="Times New Roman" w:cs="Times New Roman"/>
          <w:b/>
          <w:sz w:val="24"/>
          <w:szCs w:val="24"/>
        </w:rPr>
        <w:lastRenderedPageBreak/>
        <w:t>Reviewer #2:</w:t>
      </w:r>
    </w:p>
    <w:p w14:paraId="4EF90082" w14:textId="77777777" w:rsidR="00B154F6" w:rsidRPr="008E198A" w:rsidRDefault="00B154F6" w:rsidP="00434C3C">
      <w:pPr>
        <w:spacing w:beforeLines="50" w:before="156" w:afterLines="50" w:after="156" w:line="408" w:lineRule="auto"/>
        <w:rPr>
          <w:rFonts w:ascii="Times New Roman" w:hAnsi="Times New Roman" w:cs="Times New Roman"/>
          <w:b/>
          <w:i/>
          <w:sz w:val="24"/>
          <w:szCs w:val="24"/>
        </w:rPr>
      </w:pPr>
      <w:r w:rsidRPr="008E198A">
        <w:rPr>
          <w:rFonts w:ascii="Times New Roman" w:hAnsi="Times New Roman" w:cs="Times New Roman"/>
          <w:b/>
          <w:i/>
          <w:sz w:val="24"/>
          <w:szCs w:val="24"/>
        </w:rPr>
        <w:t>General comments</w:t>
      </w:r>
    </w:p>
    <w:p w14:paraId="4570B55F" w14:textId="2933F185" w:rsidR="00904B6C" w:rsidRPr="005D750F" w:rsidRDefault="00904B6C" w:rsidP="005D750F">
      <w:pPr>
        <w:pStyle w:val="ab"/>
        <w:widowControl/>
        <w:numPr>
          <w:ilvl w:val="0"/>
          <w:numId w:val="10"/>
        </w:numPr>
        <w:spacing w:beforeLines="50" w:before="156" w:afterLines="50" w:after="156" w:line="408" w:lineRule="auto"/>
        <w:ind w:left="0" w:firstLineChars="0" w:firstLine="0"/>
        <w:rPr>
          <w:rFonts w:cs="Times New Roman"/>
          <w:i/>
          <w:color w:val="0070C0"/>
        </w:rPr>
      </w:pPr>
      <w:r w:rsidRPr="00904B6C">
        <w:rPr>
          <w:rFonts w:eastAsia="宋体" w:cs="Times New Roman"/>
          <w:i/>
          <w:color w:val="0070C0"/>
        </w:rPr>
        <w:t>Did the authors rely exclusively on remote sensing ET data for model calibration? Given the uncertainties typically associated with remote sensing ET data, achieving robust results solely with these data would be noteworthy. It would be helpful if the authors provided additional details regarding the accuracy and reliability of the ET data used.</w:t>
      </w:r>
    </w:p>
    <w:p w14:paraId="074DC30E" w14:textId="668E32FC" w:rsidR="00904B6C" w:rsidRPr="00904B6C" w:rsidRDefault="00904B6C" w:rsidP="00904B6C">
      <w:pPr>
        <w:pStyle w:val="ab"/>
        <w:widowControl/>
        <w:numPr>
          <w:ilvl w:val="0"/>
          <w:numId w:val="10"/>
        </w:numPr>
        <w:spacing w:beforeLines="50" w:before="156" w:afterLines="50" w:after="156" w:line="408" w:lineRule="auto"/>
        <w:ind w:left="0" w:firstLineChars="0" w:firstLine="0"/>
        <w:rPr>
          <w:rFonts w:cs="Times New Roman"/>
          <w:i/>
          <w:color w:val="0070C0"/>
        </w:rPr>
      </w:pPr>
      <w:r w:rsidRPr="00904B6C">
        <w:rPr>
          <w:rFonts w:eastAsia="宋体" w:cs="Times New Roman"/>
          <w:i/>
          <w:color w:val="0070C0"/>
        </w:rPr>
        <w:t>The discussion of uncertainties in the multiple remote sensing datasets is somewhat general. Since improving model accuracy is a key aim of this study, it would strengthen the methodology if these uncertainties were considered and explicitly addressed from the outset.</w:t>
      </w:r>
    </w:p>
    <w:p w14:paraId="76858B99" w14:textId="77777777" w:rsidR="00904B6C" w:rsidRPr="008E198A" w:rsidRDefault="00904B6C" w:rsidP="00904B6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29C47BA4" w14:textId="0CFBA777" w:rsidR="00B912E2" w:rsidRPr="00B912E2" w:rsidRDefault="00B912E2" w:rsidP="00B912E2">
      <w:pPr>
        <w:spacing w:beforeLines="50" w:before="156" w:afterLines="50" w:after="156" w:line="408" w:lineRule="auto"/>
        <w:ind w:firstLineChars="200" w:firstLine="480"/>
        <w:rPr>
          <w:rFonts w:ascii="Times New Roman" w:hAnsi="Times New Roman" w:cs="Times New Roman"/>
          <w:sz w:val="24"/>
          <w:szCs w:val="24"/>
        </w:rPr>
      </w:pPr>
      <w:r w:rsidRPr="00B912E2">
        <w:rPr>
          <w:rFonts w:ascii="Times New Roman" w:hAnsi="Times New Roman" w:cs="Times New Roman"/>
          <w:sz w:val="24"/>
          <w:szCs w:val="24"/>
        </w:rPr>
        <w:t xml:space="preserve">Thank you for your two highly valuable suggestions. In this study, the model calibration indeed relied solely on </w:t>
      </w:r>
      <w:r>
        <w:rPr>
          <w:rFonts w:ascii="Times New Roman" w:hAnsi="Times New Roman" w:cs="Times New Roman" w:hint="eastAsia"/>
          <w:sz w:val="24"/>
          <w:szCs w:val="24"/>
        </w:rPr>
        <w:t>RS-ET</w:t>
      </w:r>
      <w:r w:rsidRPr="00B912E2">
        <w:rPr>
          <w:rFonts w:ascii="Times New Roman" w:hAnsi="Times New Roman" w:cs="Times New Roman"/>
          <w:sz w:val="24"/>
          <w:szCs w:val="24"/>
        </w:rPr>
        <w:t xml:space="preserve"> products. However, in further validation, several other ET products and precipitation dataset were also used. Regarding the issue of uncertainty that you mentioned, I agree that this was an oversight on my part. I have added relevant content in the discussion section (</w:t>
      </w:r>
      <w:r w:rsidRPr="00B912E2">
        <w:rPr>
          <w:rFonts w:ascii="Times New Roman" w:hAnsi="Times New Roman" w:cs="Times New Roman"/>
          <w:b/>
          <w:bCs/>
          <w:sz w:val="24"/>
          <w:szCs w:val="24"/>
        </w:rPr>
        <w:t>5.1. Uncertainty of RS data</w:t>
      </w:r>
      <w:r w:rsidRPr="00B912E2">
        <w:rPr>
          <w:rFonts w:ascii="Times New Roman" w:hAnsi="Times New Roman" w:cs="Times New Roman"/>
          <w:sz w:val="24"/>
          <w:szCs w:val="24"/>
        </w:rPr>
        <w:t>).</w:t>
      </w:r>
    </w:p>
    <w:p w14:paraId="1537D832" w14:textId="344B0786" w:rsidR="00904B6C" w:rsidRDefault="00B912E2" w:rsidP="00B912E2">
      <w:pPr>
        <w:spacing w:beforeLines="50" w:before="156" w:afterLines="50" w:after="156" w:line="408" w:lineRule="auto"/>
        <w:ind w:firstLineChars="200" w:firstLine="480"/>
        <w:rPr>
          <w:rFonts w:ascii="Times New Roman" w:hAnsi="Times New Roman" w:cs="Times New Roman"/>
          <w:sz w:val="24"/>
          <w:szCs w:val="24"/>
        </w:rPr>
      </w:pPr>
      <w:r w:rsidRPr="00B912E2">
        <w:rPr>
          <w:rFonts w:ascii="Times New Roman" w:hAnsi="Times New Roman" w:cs="Times New Roman"/>
          <w:sz w:val="24"/>
          <w:szCs w:val="24"/>
        </w:rPr>
        <w:t xml:space="preserve">Specifically, although there are no in-situ observation stations within the study area, some observational stations exist in regions with the same latitude and similar climatic conditions. These stations provide short-term </w:t>
      </w:r>
      <w:r>
        <w:rPr>
          <w:rFonts w:ascii="Times New Roman" w:hAnsi="Times New Roman" w:cs="Times New Roman" w:hint="eastAsia"/>
          <w:sz w:val="24"/>
          <w:szCs w:val="24"/>
        </w:rPr>
        <w:t>ET</w:t>
      </w:r>
      <w:r w:rsidRPr="00B912E2">
        <w:rPr>
          <w:rFonts w:ascii="Times New Roman" w:hAnsi="Times New Roman" w:cs="Times New Roman"/>
          <w:sz w:val="24"/>
          <w:szCs w:val="24"/>
        </w:rPr>
        <w:t xml:space="preserve"> data (2003–2005) and precipitation data (2021–2023). While the time series is not long enough to support model calibration, it can be used to validate the reliability of the remote sensing data.</w:t>
      </w:r>
      <w:r>
        <w:rPr>
          <w:rFonts w:ascii="Times New Roman" w:hAnsi="Times New Roman" w:cs="Times New Roman" w:hint="eastAsia"/>
          <w:sz w:val="24"/>
          <w:szCs w:val="24"/>
        </w:rPr>
        <w:t xml:space="preserve"> </w:t>
      </w:r>
      <w:r w:rsidRPr="00B912E2">
        <w:rPr>
          <w:rFonts w:ascii="Times New Roman" w:hAnsi="Times New Roman" w:cs="Times New Roman"/>
          <w:sz w:val="24"/>
          <w:szCs w:val="24"/>
        </w:rPr>
        <w:t xml:space="preserve">The ET values extracted from the corresponding grids of the three ET products were compared with evaporation data from the CN-Ha2 station near the Hala Lake basin. </w:t>
      </w:r>
      <w:r w:rsidRPr="00B912E2">
        <w:rPr>
          <w:rFonts w:ascii="Times New Roman" w:hAnsi="Times New Roman" w:cs="Times New Roman"/>
          <w:sz w:val="24"/>
          <w:szCs w:val="24"/>
        </w:rPr>
        <w:lastRenderedPageBreak/>
        <w:t xml:space="preserve">Additionally, MSWEP precipitation data were extracted from the corresponding grids of four precipitation stations near the study area for comparison. Detailed information about the five stations is provided in Table </w:t>
      </w:r>
      <w:r>
        <w:rPr>
          <w:rFonts w:ascii="Times New Roman" w:hAnsi="Times New Roman" w:cs="Times New Roman" w:hint="eastAsia"/>
          <w:sz w:val="24"/>
          <w:szCs w:val="24"/>
        </w:rPr>
        <w:t>R1</w:t>
      </w:r>
      <w:r w:rsidRPr="00B912E2">
        <w:rPr>
          <w:rFonts w:ascii="Times New Roman" w:hAnsi="Times New Roman" w:cs="Times New Roman"/>
          <w:sz w:val="24"/>
          <w:szCs w:val="24"/>
        </w:rPr>
        <w:t xml:space="preserve"> of the supplementary information. The reliability analysis results for the ET and precipitation products are presented in Fig. </w:t>
      </w:r>
      <w:r>
        <w:rPr>
          <w:rFonts w:ascii="Times New Roman" w:hAnsi="Times New Roman" w:cs="Times New Roman" w:hint="eastAsia"/>
          <w:sz w:val="24"/>
          <w:szCs w:val="24"/>
        </w:rPr>
        <w:t>R4</w:t>
      </w:r>
      <w:r w:rsidRPr="00B912E2">
        <w:rPr>
          <w:rFonts w:ascii="Times New Roman" w:hAnsi="Times New Roman" w:cs="Times New Roman"/>
          <w:sz w:val="24"/>
          <w:szCs w:val="24"/>
        </w:rPr>
        <w:t xml:space="preserve"> and </w:t>
      </w:r>
      <w:r>
        <w:rPr>
          <w:rFonts w:ascii="Times New Roman" w:hAnsi="Times New Roman" w:cs="Times New Roman" w:hint="eastAsia"/>
          <w:sz w:val="24"/>
          <w:szCs w:val="24"/>
        </w:rPr>
        <w:t>R5</w:t>
      </w:r>
      <w:r w:rsidRPr="00B912E2">
        <w:rPr>
          <w:rFonts w:ascii="Times New Roman" w:hAnsi="Times New Roman" w:cs="Times New Roman"/>
          <w:sz w:val="24"/>
          <w:szCs w:val="24"/>
        </w:rPr>
        <w:t>. The results show that all three ET products exhibit good agreement with station data (R &gt; 0.7), with the EB_ET_v2 product performing the best. Similarly, the MSWEP precipitation product aligns well with observed rainfall data from the four stations (R &gt; 0.6). This indicates that, despite some uncertainties, the evaporation and precipitation products are relatively reliable.</w:t>
      </w:r>
      <w:r>
        <w:rPr>
          <w:rFonts w:ascii="Times New Roman" w:hAnsi="Times New Roman" w:cs="Times New Roman" w:hint="eastAsia"/>
          <w:sz w:val="24"/>
          <w:szCs w:val="24"/>
        </w:rPr>
        <w:t xml:space="preserve"> </w:t>
      </w:r>
      <w:r w:rsidRPr="00B912E2">
        <w:rPr>
          <w:rFonts w:ascii="Times New Roman" w:hAnsi="Times New Roman" w:cs="Times New Roman"/>
          <w:sz w:val="24"/>
          <w:szCs w:val="24"/>
        </w:rPr>
        <w:t>I have added the tables and figures for this section to the supplementary materials.</w:t>
      </w:r>
    </w:p>
    <w:p w14:paraId="6F9D64F2" w14:textId="22BE46D9" w:rsidR="00B912E2" w:rsidRPr="00B912E2" w:rsidRDefault="00B912E2" w:rsidP="00B912E2">
      <w:pPr>
        <w:pStyle w:val="1"/>
        <w:spacing w:before="0" w:after="0" w:line="480" w:lineRule="auto"/>
        <w:jc w:val="left"/>
        <w:rPr>
          <w:rFonts w:cs="Times New Roman"/>
          <w:b w:val="0"/>
          <w:bCs w:val="0"/>
          <w:sz w:val="21"/>
          <w:szCs w:val="21"/>
        </w:rPr>
      </w:pPr>
      <w:r w:rsidRPr="00B912E2">
        <w:rPr>
          <w:rFonts w:cs="Times New Roman"/>
          <w:sz w:val="21"/>
          <w:szCs w:val="21"/>
        </w:rPr>
        <w:t xml:space="preserve">Table </w:t>
      </w:r>
      <w:r w:rsidRPr="00B912E2">
        <w:rPr>
          <w:rFonts w:cs="Times New Roman" w:hint="eastAsia"/>
          <w:sz w:val="21"/>
          <w:szCs w:val="21"/>
        </w:rPr>
        <w:t>R1.</w:t>
      </w:r>
      <w:r w:rsidRPr="00B912E2">
        <w:rPr>
          <w:rFonts w:cs="Times New Roman"/>
          <w:sz w:val="21"/>
          <w:szCs w:val="21"/>
        </w:rPr>
        <w:t xml:space="preserve"> </w:t>
      </w:r>
      <w:r w:rsidRPr="00B912E2">
        <w:rPr>
          <w:rFonts w:cs="Times New Roman"/>
          <w:b w:val="0"/>
          <w:bCs w:val="0"/>
          <w:sz w:val="21"/>
          <w:szCs w:val="21"/>
        </w:rPr>
        <w:t>Details of flux stations and meteorological stations.</w:t>
      </w:r>
    </w:p>
    <w:tbl>
      <w:tblPr>
        <w:tblStyle w:val="a8"/>
        <w:tblW w:w="99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1814"/>
        <w:gridCol w:w="1110"/>
        <w:gridCol w:w="1138"/>
        <w:gridCol w:w="1299"/>
        <w:gridCol w:w="3402"/>
      </w:tblGrid>
      <w:tr w:rsidR="00B912E2" w:rsidRPr="00B912E2" w14:paraId="05E574CE" w14:textId="77777777" w:rsidTr="00B912E2">
        <w:trPr>
          <w:trHeight w:val="778"/>
          <w:jc w:val="center"/>
        </w:trPr>
        <w:tc>
          <w:tcPr>
            <w:tcW w:w="1208" w:type="dxa"/>
            <w:tcBorders>
              <w:top w:val="single" w:sz="12" w:space="0" w:color="auto"/>
              <w:bottom w:val="single" w:sz="8" w:space="0" w:color="auto"/>
            </w:tcBorders>
          </w:tcPr>
          <w:p w14:paraId="04367AB6" w14:textId="77777777" w:rsidR="00B912E2" w:rsidRPr="00B912E2" w:rsidRDefault="00B912E2" w:rsidP="00D31846">
            <w:pPr>
              <w:spacing w:line="360" w:lineRule="auto"/>
              <w:rPr>
                <w:rFonts w:eastAsia="宋体" w:cs="Times New Roman"/>
                <w:b/>
                <w:bCs/>
                <w:sz w:val="21"/>
                <w:szCs w:val="21"/>
              </w:rPr>
            </w:pPr>
            <w:bookmarkStart w:id="43" w:name="_Hlk187842883"/>
            <w:r w:rsidRPr="00B912E2">
              <w:rPr>
                <w:rFonts w:eastAsia="宋体" w:cs="Times New Roman" w:hint="eastAsia"/>
                <w:b/>
                <w:bCs/>
                <w:sz w:val="21"/>
                <w:szCs w:val="21"/>
              </w:rPr>
              <w:t>Site code</w:t>
            </w:r>
          </w:p>
        </w:tc>
        <w:tc>
          <w:tcPr>
            <w:tcW w:w="1814" w:type="dxa"/>
            <w:tcBorders>
              <w:top w:val="single" w:sz="12" w:space="0" w:color="auto"/>
              <w:bottom w:val="single" w:sz="8" w:space="0" w:color="auto"/>
            </w:tcBorders>
          </w:tcPr>
          <w:p w14:paraId="390E4B72" w14:textId="77777777" w:rsidR="00B912E2" w:rsidRPr="00B912E2" w:rsidRDefault="00B912E2" w:rsidP="00D31846">
            <w:pPr>
              <w:spacing w:line="360" w:lineRule="auto"/>
              <w:rPr>
                <w:rFonts w:eastAsia="宋体" w:cs="Times New Roman"/>
                <w:b/>
                <w:bCs/>
                <w:sz w:val="21"/>
                <w:szCs w:val="21"/>
              </w:rPr>
            </w:pPr>
            <w:r w:rsidRPr="00B912E2">
              <w:rPr>
                <w:rFonts w:eastAsia="宋体" w:cs="Times New Roman" w:hint="eastAsia"/>
                <w:b/>
                <w:bCs/>
                <w:sz w:val="21"/>
                <w:szCs w:val="21"/>
              </w:rPr>
              <w:t>Site name</w:t>
            </w:r>
          </w:p>
        </w:tc>
        <w:tc>
          <w:tcPr>
            <w:tcW w:w="1110" w:type="dxa"/>
            <w:tcBorders>
              <w:top w:val="single" w:sz="12" w:space="0" w:color="auto"/>
              <w:bottom w:val="single" w:sz="8" w:space="0" w:color="auto"/>
            </w:tcBorders>
          </w:tcPr>
          <w:p w14:paraId="74711825" w14:textId="77777777" w:rsidR="00B912E2" w:rsidRPr="00B912E2" w:rsidRDefault="00B912E2" w:rsidP="00D31846">
            <w:pPr>
              <w:spacing w:line="360" w:lineRule="auto"/>
              <w:rPr>
                <w:rFonts w:eastAsia="宋体" w:cs="Times New Roman"/>
                <w:b/>
                <w:bCs/>
                <w:sz w:val="21"/>
                <w:szCs w:val="21"/>
              </w:rPr>
            </w:pPr>
            <w:r w:rsidRPr="00B912E2">
              <w:rPr>
                <w:rFonts w:eastAsia="宋体" w:cs="Times New Roman" w:hint="eastAsia"/>
                <w:b/>
                <w:bCs/>
                <w:sz w:val="21"/>
                <w:szCs w:val="21"/>
              </w:rPr>
              <w:t>Latitude</w:t>
            </w:r>
          </w:p>
        </w:tc>
        <w:tc>
          <w:tcPr>
            <w:tcW w:w="1138" w:type="dxa"/>
            <w:tcBorders>
              <w:top w:val="single" w:sz="12" w:space="0" w:color="auto"/>
              <w:bottom w:val="single" w:sz="8" w:space="0" w:color="auto"/>
            </w:tcBorders>
          </w:tcPr>
          <w:p w14:paraId="31B84B70" w14:textId="77777777" w:rsidR="00B912E2" w:rsidRPr="00B912E2" w:rsidRDefault="00B912E2" w:rsidP="00D31846">
            <w:pPr>
              <w:spacing w:line="360" w:lineRule="auto"/>
              <w:rPr>
                <w:rFonts w:eastAsia="宋体" w:cs="Times New Roman"/>
                <w:b/>
                <w:bCs/>
                <w:sz w:val="21"/>
                <w:szCs w:val="21"/>
              </w:rPr>
            </w:pPr>
            <w:r w:rsidRPr="00B912E2">
              <w:rPr>
                <w:rFonts w:eastAsia="宋体" w:cs="Times New Roman" w:hint="eastAsia"/>
                <w:b/>
                <w:bCs/>
                <w:sz w:val="21"/>
                <w:szCs w:val="21"/>
              </w:rPr>
              <w:t>Longitude</w:t>
            </w:r>
          </w:p>
        </w:tc>
        <w:tc>
          <w:tcPr>
            <w:tcW w:w="1299" w:type="dxa"/>
            <w:tcBorders>
              <w:top w:val="single" w:sz="12" w:space="0" w:color="auto"/>
              <w:bottom w:val="single" w:sz="8" w:space="0" w:color="auto"/>
            </w:tcBorders>
          </w:tcPr>
          <w:p w14:paraId="0632D53E" w14:textId="77777777" w:rsidR="00B912E2" w:rsidRPr="00B912E2" w:rsidRDefault="00B912E2" w:rsidP="00D31846">
            <w:pPr>
              <w:spacing w:line="360" w:lineRule="auto"/>
              <w:rPr>
                <w:rFonts w:eastAsia="宋体" w:cs="Times New Roman"/>
                <w:b/>
                <w:bCs/>
                <w:sz w:val="21"/>
                <w:szCs w:val="21"/>
              </w:rPr>
            </w:pPr>
            <w:r w:rsidRPr="00B912E2">
              <w:rPr>
                <w:rFonts w:eastAsia="宋体" w:cs="Times New Roman" w:hint="eastAsia"/>
                <w:b/>
                <w:bCs/>
                <w:sz w:val="21"/>
                <w:szCs w:val="21"/>
              </w:rPr>
              <w:t>Time scale</w:t>
            </w:r>
          </w:p>
        </w:tc>
        <w:tc>
          <w:tcPr>
            <w:tcW w:w="3402" w:type="dxa"/>
            <w:tcBorders>
              <w:top w:val="single" w:sz="12" w:space="0" w:color="auto"/>
              <w:bottom w:val="single" w:sz="8" w:space="0" w:color="auto"/>
            </w:tcBorders>
          </w:tcPr>
          <w:p w14:paraId="672B5EEC" w14:textId="77777777" w:rsidR="00B912E2" w:rsidRPr="00B912E2" w:rsidRDefault="00B912E2" w:rsidP="00D31846">
            <w:pPr>
              <w:spacing w:line="360" w:lineRule="auto"/>
              <w:rPr>
                <w:rFonts w:eastAsia="宋体" w:cs="Times New Roman"/>
                <w:b/>
                <w:bCs/>
                <w:sz w:val="21"/>
                <w:szCs w:val="21"/>
              </w:rPr>
            </w:pPr>
            <w:r w:rsidRPr="00B912E2">
              <w:rPr>
                <w:rFonts w:eastAsia="宋体" w:cs="Times New Roman" w:hint="eastAsia"/>
                <w:b/>
                <w:bCs/>
                <w:sz w:val="21"/>
                <w:szCs w:val="21"/>
              </w:rPr>
              <w:t>Resource</w:t>
            </w:r>
          </w:p>
        </w:tc>
      </w:tr>
      <w:tr w:rsidR="00B912E2" w:rsidRPr="00B912E2" w14:paraId="571C9DA0" w14:textId="77777777" w:rsidTr="00B912E2">
        <w:trPr>
          <w:jc w:val="center"/>
        </w:trPr>
        <w:tc>
          <w:tcPr>
            <w:tcW w:w="1208" w:type="dxa"/>
            <w:tcBorders>
              <w:top w:val="single" w:sz="8" w:space="0" w:color="auto"/>
            </w:tcBorders>
          </w:tcPr>
          <w:p w14:paraId="4EBEB9FC" w14:textId="77777777" w:rsidR="00B912E2" w:rsidRPr="00B912E2" w:rsidRDefault="00B912E2" w:rsidP="00D31846">
            <w:pPr>
              <w:spacing w:line="360" w:lineRule="auto"/>
              <w:rPr>
                <w:rFonts w:eastAsia="宋体" w:cs="Times New Roman"/>
                <w:sz w:val="21"/>
                <w:szCs w:val="21"/>
              </w:rPr>
            </w:pPr>
            <w:r w:rsidRPr="00B912E2">
              <w:rPr>
                <w:rFonts w:eastAsia="宋体" w:cs="Times New Roman"/>
                <w:sz w:val="21"/>
                <w:szCs w:val="21"/>
              </w:rPr>
              <w:t>CN-Ha2</w:t>
            </w:r>
          </w:p>
        </w:tc>
        <w:tc>
          <w:tcPr>
            <w:tcW w:w="1814" w:type="dxa"/>
            <w:tcBorders>
              <w:top w:val="single" w:sz="8" w:space="0" w:color="auto"/>
            </w:tcBorders>
          </w:tcPr>
          <w:p w14:paraId="05F1C667" w14:textId="77777777" w:rsidR="00B912E2" w:rsidRPr="00B912E2" w:rsidRDefault="00B912E2" w:rsidP="00D31846">
            <w:pPr>
              <w:spacing w:line="360" w:lineRule="auto"/>
              <w:rPr>
                <w:rFonts w:eastAsia="宋体" w:cs="Times New Roman"/>
                <w:sz w:val="21"/>
                <w:szCs w:val="21"/>
              </w:rPr>
            </w:pPr>
            <w:proofErr w:type="spellStart"/>
            <w:r w:rsidRPr="00B912E2">
              <w:rPr>
                <w:rFonts w:eastAsia="宋体" w:cs="Times New Roman"/>
                <w:sz w:val="21"/>
                <w:szCs w:val="21"/>
              </w:rPr>
              <w:t>Haibei</w:t>
            </w:r>
            <w:proofErr w:type="spellEnd"/>
            <w:r w:rsidRPr="00B912E2">
              <w:rPr>
                <w:rFonts w:eastAsia="宋体" w:cs="Times New Roman"/>
                <w:sz w:val="21"/>
                <w:szCs w:val="21"/>
              </w:rPr>
              <w:t xml:space="preserve"> Shrubland</w:t>
            </w:r>
          </w:p>
        </w:tc>
        <w:tc>
          <w:tcPr>
            <w:tcW w:w="1110" w:type="dxa"/>
            <w:tcBorders>
              <w:top w:val="single" w:sz="8" w:space="0" w:color="auto"/>
            </w:tcBorders>
          </w:tcPr>
          <w:p w14:paraId="27550655" w14:textId="77777777" w:rsidR="00B912E2" w:rsidRPr="00B912E2" w:rsidRDefault="00B912E2" w:rsidP="00D31846">
            <w:pPr>
              <w:spacing w:line="360" w:lineRule="auto"/>
              <w:rPr>
                <w:rFonts w:eastAsia="宋体" w:cs="Times New Roman"/>
                <w:sz w:val="21"/>
                <w:szCs w:val="21"/>
              </w:rPr>
            </w:pPr>
            <w:r w:rsidRPr="00B912E2">
              <w:rPr>
                <w:rFonts w:eastAsia="宋体" w:cs="Times New Roman"/>
                <w:sz w:val="21"/>
                <w:szCs w:val="21"/>
              </w:rPr>
              <w:t>37.60</w:t>
            </w:r>
            <w:r w:rsidRPr="00B912E2">
              <w:rPr>
                <w:rFonts w:eastAsia="宋体" w:cs="Times New Roman" w:hint="eastAsia"/>
                <w:sz w:val="21"/>
                <w:szCs w:val="21"/>
              </w:rPr>
              <w:t>9</w:t>
            </w:r>
          </w:p>
        </w:tc>
        <w:tc>
          <w:tcPr>
            <w:tcW w:w="1138" w:type="dxa"/>
            <w:tcBorders>
              <w:top w:val="single" w:sz="8" w:space="0" w:color="auto"/>
            </w:tcBorders>
          </w:tcPr>
          <w:p w14:paraId="03E0A51A" w14:textId="77777777" w:rsidR="00B912E2" w:rsidRPr="00B912E2" w:rsidRDefault="00B912E2" w:rsidP="00D31846">
            <w:pPr>
              <w:spacing w:line="360" w:lineRule="auto"/>
              <w:rPr>
                <w:rFonts w:eastAsia="宋体" w:cs="Times New Roman"/>
                <w:sz w:val="21"/>
                <w:szCs w:val="21"/>
              </w:rPr>
            </w:pPr>
            <w:r w:rsidRPr="00B912E2">
              <w:rPr>
                <w:rFonts w:eastAsia="宋体" w:cs="Times New Roman"/>
                <w:sz w:val="21"/>
                <w:szCs w:val="21"/>
              </w:rPr>
              <w:t>101.32</w:t>
            </w:r>
            <w:r w:rsidRPr="00B912E2">
              <w:rPr>
                <w:rFonts w:eastAsia="宋体" w:cs="Times New Roman" w:hint="eastAsia"/>
                <w:sz w:val="21"/>
                <w:szCs w:val="21"/>
              </w:rPr>
              <w:t>7</w:t>
            </w:r>
          </w:p>
        </w:tc>
        <w:tc>
          <w:tcPr>
            <w:tcW w:w="1299" w:type="dxa"/>
            <w:tcBorders>
              <w:top w:val="single" w:sz="8" w:space="0" w:color="auto"/>
            </w:tcBorders>
          </w:tcPr>
          <w:p w14:paraId="5C2A8F17"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2003-2005</w:t>
            </w:r>
          </w:p>
        </w:tc>
        <w:tc>
          <w:tcPr>
            <w:tcW w:w="3402" w:type="dxa"/>
            <w:tcBorders>
              <w:top w:val="single" w:sz="8" w:space="0" w:color="auto"/>
            </w:tcBorders>
          </w:tcPr>
          <w:p w14:paraId="67C04B7B" w14:textId="77777777" w:rsidR="00B912E2" w:rsidRPr="00B912E2" w:rsidRDefault="00B912E2" w:rsidP="00D31846">
            <w:pPr>
              <w:spacing w:line="360" w:lineRule="auto"/>
              <w:rPr>
                <w:rFonts w:eastAsia="宋体" w:cs="Times New Roman"/>
                <w:sz w:val="21"/>
                <w:szCs w:val="21"/>
              </w:rPr>
            </w:pPr>
            <w:r w:rsidRPr="00B912E2">
              <w:rPr>
                <w:rFonts w:eastAsia="宋体" w:cs="Times New Roman"/>
                <w:noProof/>
                <w:szCs w:val="21"/>
              </w:rPr>
              <w:fldChar w:fldCharType="begin"/>
            </w:r>
            <w:r w:rsidRPr="00B912E2">
              <w:rPr>
                <w:rFonts w:eastAsia="宋体" w:cs="Times New Roman"/>
                <w:noProof/>
                <w:sz w:val="21"/>
                <w:szCs w:val="21"/>
              </w:rPr>
              <w:instrText xml:space="preserve"> ADDIN EN.CITE &lt;EndNote&gt;&lt;Cite&gt;&lt;Author&gt;Li&lt;/Author&gt;&lt;Year&gt;2016&lt;/Year&gt;&lt;RecNum&gt;462&lt;/RecNum&gt;&lt;DisplayText&gt;(Li, 2016)&lt;/DisplayText&gt;&lt;record&gt;&lt;rec-number&gt;462&lt;/rec-number&gt;&lt;foreign-keys&gt;&lt;key app="EN" db-id="5vtswzvrkz52steatrppsw54pw9zdpfew9rd" timestamp="1736837567"&gt;462&lt;/key&gt;&lt;/foreign-keys&gt;&lt;ref-type name="Dataset"&gt;59&lt;/ref-type&gt;&lt;contributors&gt;&lt;authors&gt;&lt;author&gt;Li, Yingnian&lt;/author&gt;&lt;/authors&gt;&lt;/contributors&gt;&lt;titles&gt;&lt;title&gt;(2003–2005) FLUXNET2015 CN-Ha2 Haibei Shrubland&lt;/title&gt;&lt;/titles&gt;&lt;dates&gt;&lt;year&gt;2016&lt;/year&gt;&lt;/dates&gt;&lt;urls&gt;&lt;/urls&gt;&lt;electronic-resource-num&gt;https://doi.org/10.18140/FLX/1440211&lt;/electronic-resource-num&gt;&lt;/record&gt;&lt;/Cite&gt;&lt;/EndNote&gt;</w:instrText>
            </w:r>
            <w:r w:rsidRPr="00B912E2">
              <w:rPr>
                <w:rFonts w:eastAsia="宋体" w:cs="Times New Roman"/>
                <w:noProof/>
                <w:szCs w:val="21"/>
              </w:rPr>
              <w:fldChar w:fldCharType="separate"/>
            </w:r>
            <w:r w:rsidRPr="00B912E2">
              <w:rPr>
                <w:rFonts w:eastAsia="宋体" w:cs="Times New Roman"/>
                <w:noProof/>
                <w:sz w:val="21"/>
                <w:szCs w:val="21"/>
              </w:rPr>
              <w:t>(Li, 2016)</w:t>
            </w:r>
            <w:r w:rsidRPr="00B912E2">
              <w:rPr>
                <w:rFonts w:eastAsia="宋体" w:cs="Times New Roman"/>
                <w:noProof/>
                <w:szCs w:val="21"/>
              </w:rPr>
              <w:fldChar w:fldCharType="end"/>
            </w:r>
          </w:p>
        </w:tc>
      </w:tr>
      <w:tr w:rsidR="00B912E2" w:rsidRPr="00B912E2" w14:paraId="0529E9B8" w14:textId="77777777" w:rsidTr="00B912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08" w:type="dxa"/>
            <w:tcBorders>
              <w:top w:val="nil"/>
              <w:left w:val="nil"/>
              <w:bottom w:val="nil"/>
              <w:right w:val="nil"/>
            </w:tcBorders>
          </w:tcPr>
          <w:p w14:paraId="7FD7EB32"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52643</w:t>
            </w:r>
          </w:p>
        </w:tc>
        <w:tc>
          <w:tcPr>
            <w:tcW w:w="1814" w:type="dxa"/>
            <w:tcBorders>
              <w:top w:val="nil"/>
              <w:left w:val="nil"/>
              <w:bottom w:val="nil"/>
              <w:right w:val="nil"/>
            </w:tcBorders>
          </w:tcPr>
          <w:p w14:paraId="1966E8D5"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Sunan</w:t>
            </w:r>
          </w:p>
        </w:tc>
        <w:tc>
          <w:tcPr>
            <w:tcW w:w="1110" w:type="dxa"/>
            <w:tcBorders>
              <w:top w:val="nil"/>
              <w:left w:val="nil"/>
              <w:bottom w:val="nil"/>
              <w:right w:val="nil"/>
            </w:tcBorders>
          </w:tcPr>
          <w:p w14:paraId="1BFEFD09"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38.833</w:t>
            </w:r>
          </w:p>
        </w:tc>
        <w:tc>
          <w:tcPr>
            <w:tcW w:w="1138" w:type="dxa"/>
            <w:tcBorders>
              <w:top w:val="nil"/>
              <w:left w:val="nil"/>
              <w:bottom w:val="nil"/>
              <w:right w:val="nil"/>
            </w:tcBorders>
          </w:tcPr>
          <w:p w14:paraId="203E0AF4"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99.617</w:t>
            </w:r>
          </w:p>
        </w:tc>
        <w:tc>
          <w:tcPr>
            <w:tcW w:w="1299" w:type="dxa"/>
            <w:tcBorders>
              <w:top w:val="nil"/>
              <w:left w:val="nil"/>
              <w:bottom w:val="nil"/>
              <w:right w:val="nil"/>
            </w:tcBorders>
          </w:tcPr>
          <w:p w14:paraId="0736ED77"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2021-2023</w:t>
            </w:r>
          </w:p>
        </w:tc>
        <w:tc>
          <w:tcPr>
            <w:tcW w:w="3402" w:type="dxa"/>
            <w:vMerge w:val="restart"/>
            <w:tcBorders>
              <w:top w:val="nil"/>
              <w:left w:val="nil"/>
              <w:bottom w:val="nil"/>
              <w:right w:val="nil"/>
            </w:tcBorders>
            <w:vAlign w:val="center"/>
          </w:tcPr>
          <w:p w14:paraId="614091E5"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China Meteorological Administration</w:t>
            </w:r>
          </w:p>
        </w:tc>
      </w:tr>
      <w:tr w:rsidR="00B912E2" w:rsidRPr="00B912E2" w14:paraId="2E7CC7FE" w14:textId="77777777" w:rsidTr="00B912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08" w:type="dxa"/>
            <w:tcBorders>
              <w:top w:val="nil"/>
              <w:left w:val="nil"/>
              <w:bottom w:val="nil"/>
              <w:right w:val="nil"/>
            </w:tcBorders>
          </w:tcPr>
          <w:p w14:paraId="33F7DE0F"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52836</w:t>
            </w:r>
          </w:p>
        </w:tc>
        <w:tc>
          <w:tcPr>
            <w:tcW w:w="1814" w:type="dxa"/>
            <w:tcBorders>
              <w:top w:val="nil"/>
              <w:left w:val="nil"/>
              <w:bottom w:val="nil"/>
              <w:right w:val="nil"/>
            </w:tcBorders>
          </w:tcPr>
          <w:p w14:paraId="470EB15A"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Dulan</w:t>
            </w:r>
          </w:p>
        </w:tc>
        <w:tc>
          <w:tcPr>
            <w:tcW w:w="1110" w:type="dxa"/>
            <w:tcBorders>
              <w:top w:val="nil"/>
              <w:left w:val="nil"/>
              <w:bottom w:val="nil"/>
              <w:right w:val="nil"/>
            </w:tcBorders>
          </w:tcPr>
          <w:p w14:paraId="19B6A39D"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36.300</w:t>
            </w:r>
          </w:p>
        </w:tc>
        <w:tc>
          <w:tcPr>
            <w:tcW w:w="1138" w:type="dxa"/>
            <w:tcBorders>
              <w:top w:val="nil"/>
              <w:left w:val="nil"/>
              <w:bottom w:val="nil"/>
              <w:right w:val="nil"/>
            </w:tcBorders>
          </w:tcPr>
          <w:p w14:paraId="0EAF7051"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98.100</w:t>
            </w:r>
          </w:p>
        </w:tc>
        <w:tc>
          <w:tcPr>
            <w:tcW w:w="1299" w:type="dxa"/>
            <w:tcBorders>
              <w:top w:val="nil"/>
              <w:left w:val="nil"/>
              <w:bottom w:val="nil"/>
              <w:right w:val="nil"/>
            </w:tcBorders>
          </w:tcPr>
          <w:p w14:paraId="7B748254"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2021-2023</w:t>
            </w:r>
          </w:p>
        </w:tc>
        <w:tc>
          <w:tcPr>
            <w:tcW w:w="3402" w:type="dxa"/>
            <w:vMerge/>
            <w:tcBorders>
              <w:top w:val="nil"/>
              <w:left w:val="nil"/>
              <w:bottom w:val="nil"/>
              <w:right w:val="nil"/>
            </w:tcBorders>
            <w:vAlign w:val="center"/>
          </w:tcPr>
          <w:p w14:paraId="3FB8C57B" w14:textId="77777777" w:rsidR="00B912E2" w:rsidRPr="00B912E2" w:rsidRDefault="00B912E2" w:rsidP="00D31846">
            <w:pPr>
              <w:spacing w:line="360" w:lineRule="auto"/>
              <w:rPr>
                <w:rFonts w:eastAsia="宋体" w:cs="Times New Roman"/>
                <w:sz w:val="21"/>
                <w:szCs w:val="21"/>
              </w:rPr>
            </w:pPr>
          </w:p>
        </w:tc>
      </w:tr>
      <w:tr w:rsidR="00B912E2" w:rsidRPr="00B912E2" w14:paraId="4DFA4F64" w14:textId="77777777" w:rsidTr="00B912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08" w:type="dxa"/>
            <w:tcBorders>
              <w:top w:val="nil"/>
              <w:left w:val="nil"/>
              <w:bottom w:val="nil"/>
              <w:right w:val="nil"/>
            </w:tcBorders>
          </w:tcPr>
          <w:p w14:paraId="0411199E"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52825</w:t>
            </w:r>
          </w:p>
        </w:tc>
        <w:tc>
          <w:tcPr>
            <w:tcW w:w="1814" w:type="dxa"/>
            <w:tcBorders>
              <w:top w:val="nil"/>
              <w:left w:val="nil"/>
              <w:bottom w:val="nil"/>
              <w:right w:val="nil"/>
            </w:tcBorders>
          </w:tcPr>
          <w:p w14:paraId="1F107AAC" w14:textId="77777777" w:rsidR="00B912E2" w:rsidRPr="00B912E2" w:rsidRDefault="00B912E2" w:rsidP="00D31846">
            <w:pPr>
              <w:spacing w:line="360" w:lineRule="auto"/>
              <w:rPr>
                <w:rFonts w:eastAsia="宋体" w:cs="Times New Roman"/>
                <w:sz w:val="21"/>
                <w:szCs w:val="21"/>
              </w:rPr>
            </w:pPr>
            <w:proofErr w:type="spellStart"/>
            <w:r w:rsidRPr="00B912E2">
              <w:rPr>
                <w:rFonts w:eastAsia="宋体" w:cs="Times New Roman" w:hint="eastAsia"/>
                <w:sz w:val="21"/>
                <w:szCs w:val="21"/>
              </w:rPr>
              <w:t>Nuomuhong</w:t>
            </w:r>
            <w:proofErr w:type="spellEnd"/>
          </w:p>
        </w:tc>
        <w:tc>
          <w:tcPr>
            <w:tcW w:w="1110" w:type="dxa"/>
            <w:tcBorders>
              <w:top w:val="nil"/>
              <w:left w:val="nil"/>
              <w:bottom w:val="nil"/>
              <w:right w:val="nil"/>
            </w:tcBorders>
          </w:tcPr>
          <w:p w14:paraId="563EDBC5"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36.433</w:t>
            </w:r>
          </w:p>
        </w:tc>
        <w:tc>
          <w:tcPr>
            <w:tcW w:w="1138" w:type="dxa"/>
            <w:tcBorders>
              <w:top w:val="nil"/>
              <w:left w:val="nil"/>
              <w:bottom w:val="nil"/>
              <w:right w:val="nil"/>
            </w:tcBorders>
          </w:tcPr>
          <w:p w14:paraId="4481F2C0"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96.433</w:t>
            </w:r>
          </w:p>
        </w:tc>
        <w:tc>
          <w:tcPr>
            <w:tcW w:w="1299" w:type="dxa"/>
            <w:tcBorders>
              <w:top w:val="nil"/>
              <w:left w:val="nil"/>
              <w:bottom w:val="nil"/>
              <w:right w:val="nil"/>
            </w:tcBorders>
          </w:tcPr>
          <w:p w14:paraId="484A95F4"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2021-2023</w:t>
            </w:r>
          </w:p>
        </w:tc>
        <w:tc>
          <w:tcPr>
            <w:tcW w:w="3402" w:type="dxa"/>
            <w:vMerge/>
            <w:tcBorders>
              <w:top w:val="nil"/>
              <w:left w:val="nil"/>
              <w:bottom w:val="nil"/>
              <w:right w:val="nil"/>
            </w:tcBorders>
            <w:vAlign w:val="center"/>
          </w:tcPr>
          <w:p w14:paraId="70678230" w14:textId="77777777" w:rsidR="00B912E2" w:rsidRPr="00B912E2" w:rsidRDefault="00B912E2" w:rsidP="00D31846">
            <w:pPr>
              <w:spacing w:line="360" w:lineRule="auto"/>
              <w:rPr>
                <w:rFonts w:eastAsia="宋体" w:cs="Times New Roman"/>
                <w:noProof/>
                <w:sz w:val="21"/>
                <w:szCs w:val="21"/>
              </w:rPr>
            </w:pPr>
          </w:p>
        </w:tc>
      </w:tr>
      <w:tr w:rsidR="00B912E2" w:rsidRPr="00B912E2" w14:paraId="08C95608" w14:textId="77777777" w:rsidTr="00B912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08" w:type="dxa"/>
            <w:tcBorders>
              <w:top w:val="nil"/>
              <w:left w:val="nil"/>
              <w:bottom w:val="single" w:sz="12" w:space="0" w:color="auto"/>
              <w:right w:val="nil"/>
            </w:tcBorders>
          </w:tcPr>
          <w:p w14:paraId="16C49529"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52533</w:t>
            </w:r>
          </w:p>
        </w:tc>
        <w:tc>
          <w:tcPr>
            <w:tcW w:w="1814" w:type="dxa"/>
            <w:tcBorders>
              <w:top w:val="nil"/>
              <w:left w:val="nil"/>
              <w:bottom w:val="single" w:sz="12" w:space="0" w:color="auto"/>
              <w:right w:val="nil"/>
            </w:tcBorders>
          </w:tcPr>
          <w:p w14:paraId="0E9AF39B" w14:textId="77777777" w:rsidR="00B912E2" w:rsidRPr="00B912E2" w:rsidRDefault="00B912E2" w:rsidP="00D31846">
            <w:pPr>
              <w:spacing w:line="360" w:lineRule="auto"/>
              <w:rPr>
                <w:rFonts w:eastAsia="宋体" w:cs="Times New Roman"/>
                <w:sz w:val="21"/>
                <w:szCs w:val="21"/>
              </w:rPr>
            </w:pPr>
            <w:proofErr w:type="spellStart"/>
            <w:r w:rsidRPr="00B912E2">
              <w:rPr>
                <w:rFonts w:eastAsia="宋体" w:cs="Times New Roman" w:hint="eastAsia"/>
                <w:sz w:val="21"/>
                <w:szCs w:val="21"/>
              </w:rPr>
              <w:t>Jiuquan</w:t>
            </w:r>
            <w:proofErr w:type="spellEnd"/>
          </w:p>
        </w:tc>
        <w:tc>
          <w:tcPr>
            <w:tcW w:w="1110" w:type="dxa"/>
            <w:tcBorders>
              <w:top w:val="nil"/>
              <w:left w:val="nil"/>
              <w:bottom w:val="single" w:sz="12" w:space="0" w:color="auto"/>
              <w:right w:val="nil"/>
            </w:tcBorders>
          </w:tcPr>
          <w:p w14:paraId="69802D24"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39.767</w:t>
            </w:r>
          </w:p>
        </w:tc>
        <w:tc>
          <w:tcPr>
            <w:tcW w:w="1138" w:type="dxa"/>
            <w:tcBorders>
              <w:top w:val="nil"/>
              <w:left w:val="nil"/>
              <w:bottom w:val="single" w:sz="12" w:space="0" w:color="auto"/>
              <w:right w:val="nil"/>
            </w:tcBorders>
          </w:tcPr>
          <w:p w14:paraId="7550A1E1"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98.483</w:t>
            </w:r>
          </w:p>
        </w:tc>
        <w:tc>
          <w:tcPr>
            <w:tcW w:w="1299" w:type="dxa"/>
            <w:tcBorders>
              <w:top w:val="nil"/>
              <w:left w:val="nil"/>
              <w:bottom w:val="single" w:sz="12" w:space="0" w:color="auto"/>
              <w:right w:val="nil"/>
            </w:tcBorders>
          </w:tcPr>
          <w:p w14:paraId="315F32D8" w14:textId="77777777" w:rsidR="00B912E2" w:rsidRPr="00B912E2" w:rsidRDefault="00B912E2" w:rsidP="00D31846">
            <w:pPr>
              <w:spacing w:line="360" w:lineRule="auto"/>
              <w:rPr>
                <w:rFonts w:eastAsia="宋体" w:cs="Times New Roman"/>
                <w:sz w:val="21"/>
                <w:szCs w:val="21"/>
              </w:rPr>
            </w:pPr>
            <w:r w:rsidRPr="00B912E2">
              <w:rPr>
                <w:rFonts w:eastAsia="宋体" w:cs="Times New Roman" w:hint="eastAsia"/>
                <w:sz w:val="21"/>
                <w:szCs w:val="21"/>
              </w:rPr>
              <w:t>2021-2023</w:t>
            </w:r>
          </w:p>
        </w:tc>
        <w:tc>
          <w:tcPr>
            <w:tcW w:w="3402" w:type="dxa"/>
            <w:tcBorders>
              <w:top w:val="nil"/>
              <w:left w:val="nil"/>
              <w:bottom w:val="single" w:sz="12" w:space="0" w:color="auto"/>
              <w:right w:val="nil"/>
            </w:tcBorders>
            <w:vAlign w:val="center"/>
          </w:tcPr>
          <w:p w14:paraId="2C2E56EC" w14:textId="77777777" w:rsidR="00B912E2" w:rsidRPr="00B912E2" w:rsidRDefault="00B912E2" w:rsidP="00D31846">
            <w:pPr>
              <w:spacing w:line="360" w:lineRule="auto"/>
              <w:rPr>
                <w:rFonts w:eastAsia="宋体" w:cs="Times New Roman"/>
                <w:noProof/>
                <w:sz w:val="21"/>
                <w:szCs w:val="21"/>
              </w:rPr>
            </w:pPr>
          </w:p>
        </w:tc>
      </w:tr>
    </w:tbl>
    <w:bookmarkEnd w:id="43"/>
    <w:p w14:paraId="745253A5" w14:textId="47A8594C" w:rsidR="00B912E2" w:rsidRDefault="00B912E2" w:rsidP="00B912E2">
      <w:pPr>
        <w:spacing w:beforeLines="50" w:before="156" w:afterLines="50" w:after="156" w:line="408"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68E2E" wp14:editId="1924D1BE">
            <wp:extent cx="5274310" cy="1885315"/>
            <wp:effectExtent l="0" t="0" r="2540" b="635"/>
            <wp:docPr id="15672898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89864" name="图片 15672898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885315"/>
                    </a:xfrm>
                    <a:prstGeom prst="rect">
                      <a:avLst/>
                    </a:prstGeom>
                  </pic:spPr>
                </pic:pic>
              </a:graphicData>
            </a:graphic>
          </wp:inline>
        </w:drawing>
      </w:r>
    </w:p>
    <w:p w14:paraId="3BA605AE" w14:textId="3A9C5840" w:rsidR="00B912E2" w:rsidRPr="00B912E2" w:rsidRDefault="00B912E2" w:rsidP="00B912E2">
      <w:pPr>
        <w:spacing w:beforeLines="50" w:before="156" w:afterLines="50" w:after="156"/>
        <w:rPr>
          <w:rFonts w:ascii="Times New Roman" w:hAnsi="Times New Roman" w:cs="Times New Roman"/>
          <w:szCs w:val="21"/>
        </w:rPr>
      </w:pPr>
      <w:r w:rsidRPr="00B912E2">
        <w:rPr>
          <w:rFonts w:ascii="Times New Roman" w:hAnsi="Times New Roman" w:cs="Times New Roman" w:hint="eastAsia"/>
          <w:szCs w:val="21"/>
        </w:rPr>
        <w:t>Fig. R4</w:t>
      </w:r>
      <w:r w:rsidR="00AD0A52">
        <w:rPr>
          <w:rFonts w:ascii="Times New Roman" w:hAnsi="Times New Roman" w:cs="Times New Roman" w:hint="eastAsia"/>
          <w:szCs w:val="21"/>
        </w:rPr>
        <w:t xml:space="preserve">. </w:t>
      </w:r>
      <w:r w:rsidR="00AD0A52" w:rsidRPr="00AD0A52">
        <w:rPr>
          <w:rFonts w:ascii="Times New Roman" w:hAnsi="Times New Roman" w:cs="Times New Roman"/>
          <w:szCs w:val="21"/>
        </w:rPr>
        <w:t>Scatter plots between the observed flux station against three ET products. The orange, green and blue points represent EB_ET_v2, ERA5, and MOD16-STM product, respectively.</w:t>
      </w:r>
    </w:p>
    <w:p w14:paraId="3C8B4191" w14:textId="16BEB608" w:rsidR="00B912E2" w:rsidRDefault="00B912E2" w:rsidP="00B912E2">
      <w:pPr>
        <w:spacing w:beforeLines="50" w:before="156" w:afterLines="50" w:after="156" w:line="408"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1153F" wp14:editId="6C8B60BE">
            <wp:extent cx="4585580" cy="4465226"/>
            <wp:effectExtent l="0" t="0" r="5715" b="0"/>
            <wp:docPr id="1616602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2984" name="图片 16166029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8565" cy="4477871"/>
                    </a:xfrm>
                    <a:prstGeom prst="rect">
                      <a:avLst/>
                    </a:prstGeom>
                  </pic:spPr>
                </pic:pic>
              </a:graphicData>
            </a:graphic>
          </wp:inline>
        </w:drawing>
      </w:r>
    </w:p>
    <w:p w14:paraId="6D71C3DA" w14:textId="2E422543" w:rsidR="00B912E2" w:rsidRPr="00B912E2" w:rsidRDefault="00B912E2" w:rsidP="00B912E2">
      <w:pPr>
        <w:spacing w:beforeLines="50" w:before="156" w:afterLines="50" w:after="156"/>
        <w:rPr>
          <w:rFonts w:ascii="Times New Roman" w:hAnsi="Times New Roman" w:cs="Times New Roman"/>
          <w:szCs w:val="21"/>
        </w:rPr>
      </w:pPr>
      <w:r w:rsidRPr="00B912E2">
        <w:rPr>
          <w:rFonts w:ascii="Times New Roman" w:hAnsi="Times New Roman" w:cs="Times New Roman" w:hint="eastAsia"/>
          <w:szCs w:val="21"/>
        </w:rPr>
        <w:t>Fig. R5</w:t>
      </w:r>
      <w:r w:rsidR="00AD0A52">
        <w:rPr>
          <w:rFonts w:ascii="Times New Roman" w:hAnsi="Times New Roman" w:cs="Times New Roman" w:hint="eastAsia"/>
          <w:szCs w:val="21"/>
        </w:rPr>
        <w:t xml:space="preserve">. </w:t>
      </w:r>
      <w:r w:rsidR="00AD0A52" w:rsidRPr="00AD0A52">
        <w:rPr>
          <w:rFonts w:ascii="Times New Roman" w:hAnsi="Times New Roman" w:cs="Times New Roman"/>
          <w:szCs w:val="21"/>
        </w:rPr>
        <w:t xml:space="preserve">Scatter plots between the four observed precipitation stations against MSWEP data extracted at the corresponding grid locations of the stations. The blue, green, red and orange points represent Sunan (52634), Dulan (52836), </w:t>
      </w:r>
      <w:proofErr w:type="spellStart"/>
      <w:r w:rsidR="00AD0A52" w:rsidRPr="00AD0A52">
        <w:rPr>
          <w:rFonts w:ascii="Times New Roman" w:hAnsi="Times New Roman" w:cs="Times New Roman"/>
          <w:szCs w:val="21"/>
        </w:rPr>
        <w:t>Nuomulan</w:t>
      </w:r>
      <w:proofErr w:type="spellEnd"/>
      <w:r w:rsidR="00AD0A52" w:rsidRPr="00AD0A52">
        <w:rPr>
          <w:rFonts w:ascii="Times New Roman" w:hAnsi="Times New Roman" w:cs="Times New Roman"/>
          <w:szCs w:val="21"/>
        </w:rPr>
        <w:t xml:space="preserve"> (52825), and </w:t>
      </w:r>
      <w:proofErr w:type="spellStart"/>
      <w:r w:rsidR="00AD0A52" w:rsidRPr="00AD0A52">
        <w:rPr>
          <w:rFonts w:ascii="Times New Roman" w:hAnsi="Times New Roman" w:cs="Times New Roman"/>
          <w:szCs w:val="21"/>
        </w:rPr>
        <w:t>Jiuquan</w:t>
      </w:r>
      <w:proofErr w:type="spellEnd"/>
      <w:r w:rsidR="00AD0A52" w:rsidRPr="00AD0A52">
        <w:rPr>
          <w:rFonts w:ascii="Times New Roman" w:hAnsi="Times New Roman" w:cs="Times New Roman"/>
          <w:szCs w:val="21"/>
        </w:rPr>
        <w:t xml:space="preserve"> (52533) site, respectively.</w:t>
      </w:r>
    </w:p>
    <w:p w14:paraId="1E199923" w14:textId="5F821886" w:rsidR="00904B6C" w:rsidRPr="00904B6C" w:rsidRDefault="00904B6C" w:rsidP="00904B6C">
      <w:pPr>
        <w:pStyle w:val="ab"/>
        <w:widowControl/>
        <w:numPr>
          <w:ilvl w:val="0"/>
          <w:numId w:val="10"/>
        </w:numPr>
        <w:spacing w:beforeLines="50" w:before="156" w:afterLines="50" w:after="156" w:line="408" w:lineRule="auto"/>
        <w:ind w:left="0" w:firstLineChars="0" w:firstLine="0"/>
        <w:rPr>
          <w:rFonts w:cs="Times New Roman"/>
          <w:i/>
          <w:color w:val="0070C0"/>
        </w:rPr>
      </w:pPr>
      <w:r w:rsidRPr="00904B6C">
        <w:rPr>
          <w:rFonts w:eastAsia="宋体" w:cs="Times New Roman"/>
          <w:i/>
          <w:color w:val="0070C0"/>
        </w:rPr>
        <w:t>The methodology section could be made clearer. For example, when evaluating simulation results, the inclusion of mathematical formulas with consistent notation aligned with earlier equations would enhance clarity and precision.</w:t>
      </w:r>
    </w:p>
    <w:p w14:paraId="21A82500" w14:textId="77777777" w:rsidR="00904B6C" w:rsidRPr="008E198A" w:rsidRDefault="00904B6C" w:rsidP="00904B6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203A793C" w14:textId="6B00D9F3" w:rsidR="00904B6C" w:rsidRDefault="00AD0A52" w:rsidP="00904B6C">
      <w:pPr>
        <w:widowControl/>
        <w:spacing w:beforeLines="50" w:before="156" w:afterLines="50" w:after="156" w:line="408" w:lineRule="auto"/>
        <w:ind w:firstLineChars="200" w:firstLine="480"/>
        <w:rPr>
          <w:rFonts w:ascii="Times New Roman" w:hAnsi="Times New Roman" w:cs="Times New Roman"/>
          <w:sz w:val="24"/>
          <w:szCs w:val="24"/>
        </w:rPr>
      </w:pPr>
      <w:r w:rsidRPr="00AD0A52">
        <w:rPr>
          <w:rFonts w:ascii="Times New Roman" w:hAnsi="Times New Roman" w:cs="Times New Roman"/>
          <w:sz w:val="24"/>
          <w:szCs w:val="24"/>
        </w:rPr>
        <w:t>Thanks very much for your constructive suggestions.</w:t>
      </w:r>
      <w:r>
        <w:rPr>
          <w:rFonts w:ascii="Times New Roman" w:hAnsi="Times New Roman" w:cs="Times New Roman" w:hint="eastAsia"/>
          <w:sz w:val="24"/>
          <w:szCs w:val="24"/>
        </w:rPr>
        <w:t xml:space="preserve"> </w:t>
      </w:r>
      <w:r w:rsidRPr="00AD0A52">
        <w:rPr>
          <w:rFonts w:ascii="Times New Roman" w:hAnsi="Times New Roman" w:cs="Times New Roman"/>
          <w:sz w:val="24"/>
          <w:szCs w:val="24"/>
        </w:rPr>
        <w:t>I have revised the methods section according to your suggestions, particularly regarding the symbols used in the equations.</w:t>
      </w:r>
    </w:p>
    <w:p w14:paraId="4A538D78" w14:textId="2FFDBA9E" w:rsidR="00904B6C" w:rsidRPr="00904B6C" w:rsidRDefault="00904B6C" w:rsidP="00904B6C">
      <w:pPr>
        <w:widowControl/>
        <w:spacing w:beforeLines="50" w:before="156" w:afterLines="50" w:after="156" w:line="408" w:lineRule="auto"/>
        <w:rPr>
          <w:rFonts w:ascii="Times New Roman" w:hAnsi="Times New Roman" w:cs="Times New Roman"/>
          <w:b/>
          <w:sz w:val="24"/>
          <w:szCs w:val="24"/>
        </w:rPr>
      </w:pPr>
      <w:r w:rsidRPr="00904B6C">
        <w:rPr>
          <w:rFonts w:ascii="Times New Roman" w:hAnsi="Times New Roman" w:cs="Times New Roman"/>
          <w:b/>
          <w:i/>
          <w:sz w:val="24"/>
          <w:szCs w:val="24"/>
        </w:rPr>
        <w:t>Specific comments:</w:t>
      </w:r>
    </w:p>
    <w:p w14:paraId="091FD273" w14:textId="1558394F" w:rsidR="00904B6C" w:rsidRDefault="00904B6C" w:rsidP="00904B6C">
      <w:pPr>
        <w:pStyle w:val="ab"/>
        <w:widowControl/>
        <w:numPr>
          <w:ilvl w:val="0"/>
          <w:numId w:val="10"/>
        </w:numPr>
        <w:spacing w:beforeLines="50" w:before="156" w:afterLines="50" w:after="156" w:line="408" w:lineRule="auto"/>
        <w:ind w:left="0" w:firstLineChars="0" w:firstLine="0"/>
        <w:rPr>
          <w:rFonts w:cs="Times New Roman"/>
          <w:i/>
          <w:color w:val="0070C0"/>
        </w:rPr>
      </w:pPr>
      <w:r w:rsidRPr="00904B6C">
        <w:rPr>
          <w:rFonts w:cs="Times New Roman"/>
          <w:i/>
          <w:color w:val="0070C0"/>
        </w:rPr>
        <w:lastRenderedPageBreak/>
        <w:t>Lines 71-72:</w:t>
      </w:r>
      <w:r>
        <w:rPr>
          <w:rFonts w:cs="Times New Roman" w:hint="eastAsia"/>
          <w:i/>
          <w:color w:val="0070C0"/>
        </w:rPr>
        <w:t xml:space="preserve"> </w:t>
      </w:r>
      <w:r w:rsidRPr="00904B6C">
        <w:rPr>
          <w:rFonts w:cs="Times New Roman"/>
          <w:i/>
          <w:color w:val="0070C0"/>
        </w:rPr>
        <w:t>For hydrological simulations with specific optimization objectives, deep learning methods might outperform traditional model calibration approaches. While the literature review touches on deep learning, its inclusion may seem unnecessary unless tied directly to the study. This could raise questions about why deep learning methods were not considered or applied in this research.</w:t>
      </w:r>
    </w:p>
    <w:p w14:paraId="73078582" w14:textId="77777777" w:rsidR="00904B6C" w:rsidRPr="008E198A" w:rsidRDefault="00904B6C" w:rsidP="00904B6C">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6F924917" w14:textId="206D97A6" w:rsidR="00904B6C" w:rsidRPr="00904B6C" w:rsidRDefault="00AD0A52" w:rsidP="00904B6C">
      <w:pPr>
        <w:widowControl/>
        <w:spacing w:beforeLines="50" w:before="156" w:afterLines="50" w:after="156" w:line="408" w:lineRule="auto"/>
        <w:ind w:firstLineChars="200" w:firstLine="480"/>
        <w:rPr>
          <w:rFonts w:ascii="Times New Roman" w:hAnsi="Times New Roman" w:cs="Times New Roman"/>
          <w:sz w:val="24"/>
          <w:szCs w:val="24"/>
        </w:rPr>
      </w:pPr>
      <w:r w:rsidRPr="00AD0A52">
        <w:rPr>
          <w:rFonts w:ascii="Times New Roman" w:hAnsi="Times New Roman" w:cs="Times New Roman"/>
          <w:sz w:val="24"/>
          <w:szCs w:val="24"/>
        </w:rPr>
        <w:t>Thank you very much for your positive comments and constructive suggestions.</w:t>
      </w:r>
      <w:r>
        <w:rPr>
          <w:rFonts w:ascii="Times New Roman" w:hAnsi="Times New Roman" w:cs="Times New Roman" w:hint="eastAsia"/>
          <w:sz w:val="24"/>
          <w:szCs w:val="24"/>
        </w:rPr>
        <w:t xml:space="preserve"> </w:t>
      </w:r>
      <w:r w:rsidRPr="00AD0A52">
        <w:rPr>
          <w:rFonts w:ascii="Times New Roman" w:hAnsi="Times New Roman" w:cs="Times New Roman"/>
          <w:sz w:val="24"/>
          <w:szCs w:val="24"/>
        </w:rPr>
        <w:t>Although deep learning has its advantages, it relies heavily on large volumes of input data, which makes it unsuitable for the data-scarce region of this study. Additionally, its unclear physical mechanisms make attribution analysis challenging. This naturally leads to the introduction of hydrological models that are more suitable for this context. Therefore, it is still necessary to discuss deep learning to some extent. Taking your feedback into account, I agree that deep learning is not directly related to this research and is not its core focus. As such, I have reasonably removed some redundant content on this topic.</w:t>
      </w:r>
      <w:r>
        <w:rPr>
          <w:rFonts w:ascii="Times New Roman" w:hAnsi="Times New Roman" w:cs="Times New Roman" w:hint="eastAsia"/>
          <w:sz w:val="24"/>
          <w:szCs w:val="24"/>
        </w:rPr>
        <w:t xml:space="preserve"> (</w:t>
      </w:r>
      <w:r w:rsidRPr="00AD0A52">
        <w:rPr>
          <w:rFonts w:ascii="Times New Roman" w:hAnsi="Times New Roman" w:cs="Times New Roman" w:hint="eastAsia"/>
          <w:b/>
          <w:bCs/>
          <w:sz w:val="24"/>
          <w:szCs w:val="24"/>
        </w:rPr>
        <w:t>Line 59-64)</w:t>
      </w:r>
    </w:p>
    <w:p w14:paraId="322626D3" w14:textId="14B8A502" w:rsidR="00904B6C" w:rsidRDefault="00D71886" w:rsidP="00D71886">
      <w:pPr>
        <w:pStyle w:val="ab"/>
        <w:widowControl/>
        <w:numPr>
          <w:ilvl w:val="0"/>
          <w:numId w:val="10"/>
        </w:numPr>
        <w:spacing w:beforeLines="50" w:before="156" w:afterLines="50" w:after="156" w:line="408" w:lineRule="auto"/>
        <w:ind w:left="0" w:firstLineChars="0" w:firstLine="0"/>
        <w:rPr>
          <w:rFonts w:cs="Times New Roman"/>
          <w:i/>
          <w:color w:val="0070C0"/>
        </w:rPr>
      </w:pPr>
      <w:r w:rsidRPr="00D71886">
        <w:rPr>
          <w:rFonts w:cs="Times New Roman"/>
          <w:i/>
          <w:color w:val="0070C0"/>
        </w:rPr>
        <w:t>Line 194:</w:t>
      </w:r>
      <w:r>
        <w:rPr>
          <w:rFonts w:cs="Times New Roman" w:hint="eastAsia"/>
          <w:i/>
          <w:color w:val="0070C0"/>
        </w:rPr>
        <w:t xml:space="preserve"> </w:t>
      </w:r>
      <w:r w:rsidRPr="00D71886">
        <w:rPr>
          <w:rFonts w:cs="Times New Roman"/>
          <w:i/>
          <w:color w:val="0070C0"/>
        </w:rPr>
        <w:t xml:space="preserve">When introducing the three ET products, it would be helpful to clearly articulate their respective roles in the study. Why was </w:t>
      </w:r>
      <w:bookmarkStart w:id="44" w:name="_Hlk187848034"/>
      <w:r w:rsidRPr="00D71886">
        <w:rPr>
          <w:rFonts w:cs="Times New Roman"/>
          <w:i/>
          <w:color w:val="0070C0"/>
        </w:rPr>
        <w:t>EB_ET_V2</w:t>
      </w:r>
      <w:bookmarkEnd w:id="44"/>
      <w:r w:rsidRPr="00D71886">
        <w:rPr>
          <w:rFonts w:cs="Times New Roman"/>
          <w:i/>
          <w:color w:val="0070C0"/>
        </w:rPr>
        <w:t xml:space="preserve"> chosen for calibration while others were used for validation? Additionally, their accuracies and uncertainties should be detailed. It's worth noting that some ET products are influenced by precipitation data during their generation, which might introduce dependencies or conflicts with the precipitation data used in this study. Has this been considered?</w:t>
      </w:r>
    </w:p>
    <w:p w14:paraId="25E87EEC" w14:textId="77777777" w:rsidR="00D71886" w:rsidRPr="008E198A" w:rsidRDefault="00D71886" w:rsidP="00D71886">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012AA281" w14:textId="735C7ACD" w:rsidR="00E636A5" w:rsidRDefault="00E636A5" w:rsidP="00D71886">
      <w:pPr>
        <w:widowControl/>
        <w:spacing w:beforeLines="50" w:before="156" w:afterLines="50" w:after="156" w:line="408" w:lineRule="auto"/>
        <w:ind w:firstLineChars="200" w:firstLine="480"/>
        <w:rPr>
          <w:rFonts w:ascii="Times New Roman" w:hAnsi="Times New Roman" w:cs="Times New Roman"/>
          <w:sz w:val="24"/>
          <w:szCs w:val="24"/>
        </w:rPr>
      </w:pPr>
      <w:r w:rsidRPr="00E636A5">
        <w:rPr>
          <w:rFonts w:ascii="Times New Roman" w:hAnsi="Times New Roman" w:cs="Times New Roman"/>
          <w:sz w:val="24"/>
          <w:szCs w:val="24"/>
        </w:rPr>
        <w:t xml:space="preserve">Thank you for pointing out this important aspect. EB_ET_V2 features high temporal and spatial resolution (0.05°, 1 day), making it particularly suitable for the study area, which has a relatively small size and finely divided sub-basins. It </w:t>
      </w:r>
      <w:r w:rsidRPr="00E636A5">
        <w:rPr>
          <w:rFonts w:ascii="Times New Roman" w:hAnsi="Times New Roman" w:cs="Times New Roman"/>
          <w:sz w:val="24"/>
          <w:szCs w:val="24"/>
        </w:rPr>
        <w:lastRenderedPageBreak/>
        <w:t>significantly outperforms other ET products and is therefore used for model calibration.</w:t>
      </w:r>
      <w:r>
        <w:rPr>
          <w:rFonts w:ascii="Times New Roman" w:hAnsi="Times New Roman" w:cs="Times New Roman" w:hint="eastAsia"/>
          <w:sz w:val="24"/>
          <w:szCs w:val="24"/>
        </w:rPr>
        <w:t xml:space="preserve"> (</w:t>
      </w:r>
      <w:r w:rsidRPr="00E636A5">
        <w:rPr>
          <w:rFonts w:ascii="Times New Roman" w:hAnsi="Times New Roman" w:cs="Times New Roman" w:hint="eastAsia"/>
          <w:b/>
          <w:bCs/>
          <w:sz w:val="24"/>
          <w:szCs w:val="24"/>
        </w:rPr>
        <w:t>Line 221-223</w:t>
      </w:r>
      <w:r>
        <w:rPr>
          <w:rFonts w:ascii="Times New Roman" w:hAnsi="Times New Roman" w:cs="Times New Roman" w:hint="eastAsia"/>
          <w:sz w:val="24"/>
          <w:szCs w:val="24"/>
        </w:rPr>
        <w:t>)</w:t>
      </w:r>
    </w:p>
    <w:p w14:paraId="0847D719" w14:textId="284C8DAD" w:rsidR="00E636A5" w:rsidRPr="00D71886" w:rsidRDefault="00E636A5" w:rsidP="00D71886">
      <w:pPr>
        <w:widowControl/>
        <w:spacing w:beforeLines="50" w:before="156" w:afterLines="50" w:after="156" w:line="408" w:lineRule="auto"/>
        <w:ind w:firstLineChars="200" w:firstLine="480"/>
        <w:rPr>
          <w:rFonts w:ascii="Times New Roman" w:hAnsi="Times New Roman" w:cs="Times New Roman"/>
          <w:sz w:val="24"/>
          <w:szCs w:val="24"/>
        </w:rPr>
      </w:pPr>
      <w:r w:rsidRPr="00E636A5">
        <w:rPr>
          <w:rFonts w:ascii="Times New Roman" w:hAnsi="Times New Roman" w:cs="Times New Roman"/>
          <w:sz w:val="24"/>
          <w:szCs w:val="24"/>
        </w:rPr>
        <w:t>Indeed, some ET products may be influenced by precipitation data during their generation, which could potentially introduce dependencies or conflicts with the precipitation data used in this study. To address this, we carefully selected ET products that are generated independently of the precipitation data used in our model calibration and validation. Additionally, we conducted a cross-comparison between the ET products and precipitation datasets to ensure minimal overlap or bias. While this mitigates the risk to some extent, we acknowledge that this issue may still contribute to uncertainty in the results and have discussed this in the section on "</w:t>
      </w:r>
      <w:r w:rsidRPr="00E636A5">
        <w:rPr>
          <w:rFonts w:ascii="Times New Roman" w:hAnsi="Times New Roman" w:cs="Times New Roman" w:hint="eastAsia"/>
          <w:b/>
          <w:bCs/>
          <w:sz w:val="24"/>
          <w:szCs w:val="24"/>
        </w:rPr>
        <w:t xml:space="preserve">5.1 </w:t>
      </w:r>
      <w:r w:rsidRPr="00E636A5">
        <w:rPr>
          <w:rFonts w:ascii="Times New Roman" w:hAnsi="Times New Roman" w:cs="Times New Roman"/>
          <w:b/>
          <w:bCs/>
          <w:sz w:val="24"/>
          <w:szCs w:val="24"/>
        </w:rPr>
        <w:t>Uncertainty of RS Data.</w:t>
      </w:r>
      <w:r w:rsidRPr="00E636A5">
        <w:rPr>
          <w:rFonts w:ascii="Times New Roman" w:hAnsi="Times New Roman" w:cs="Times New Roman"/>
          <w:sz w:val="24"/>
          <w:szCs w:val="24"/>
        </w:rPr>
        <w:t>"</w:t>
      </w:r>
    </w:p>
    <w:p w14:paraId="4E5C7892" w14:textId="042AD919" w:rsidR="00904B6C" w:rsidRDefault="00D71886" w:rsidP="00D71886">
      <w:pPr>
        <w:pStyle w:val="ab"/>
        <w:widowControl/>
        <w:numPr>
          <w:ilvl w:val="0"/>
          <w:numId w:val="10"/>
        </w:numPr>
        <w:spacing w:beforeLines="50" w:before="156" w:afterLines="50" w:after="156" w:line="408" w:lineRule="auto"/>
        <w:ind w:left="0" w:firstLineChars="0" w:firstLine="0"/>
        <w:rPr>
          <w:rFonts w:cs="Times New Roman"/>
          <w:i/>
          <w:color w:val="0070C0"/>
        </w:rPr>
      </w:pPr>
      <w:r w:rsidRPr="00D71886">
        <w:rPr>
          <w:rFonts w:cs="Times New Roman"/>
          <w:i/>
          <w:color w:val="0070C0"/>
        </w:rPr>
        <w:t>Line 196:</w:t>
      </w:r>
      <w:r>
        <w:rPr>
          <w:rFonts w:cs="Times New Roman" w:hint="eastAsia"/>
          <w:i/>
          <w:color w:val="0070C0"/>
        </w:rPr>
        <w:t xml:space="preserve"> </w:t>
      </w:r>
      <w:r w:rsidRPr="00D71886">
        <w:rPr>
          <w:rFonts w:cs="Times New Roman"/>
          <w:i/>
          <w:color w:val="0070C0"/>
        </w:rPr>
        <w:t>The full name of MSWEP should be spelled out at its first mention. Precipitation data is crucial for hydrological simulations, and its accuracy deserves thorough discussion. Several studies have highlighted significant biases in existing precipitation datasets for the northern Tibetan Plateau. How might these biases affect the study's conclusions, and has the quality of the precipitation data been carefully evaluated?</w:t>
      </w:r>
    </w:p>
    <w:p w14:paraId="3CADDDE6" w14:textId="77777777" w:rsidR="00D71886" w:rsidRPr="008E198A" w:rsidRDefault="00D71886" w:rsidP="00D71886">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3B3CB15" w14:textId="43D2A91E" w:rsidR="00D71886" w:rsidRPr="00D71886" w:rsidRDefault="00E636A5" w:rsidP="00D71886">
      <w:pPr>
        <w:widowControl/>
        <w:spacing w:beforeLines="50" w:before="156" w:afterLines="50" w:after="156" w:line="408" w:lineRule="auto"/>
        <w:ind w:firstLineChars="200" w:firstLine="480"/>
        <w:rPr>
          <w:rFonts w:ascii="Times New Roman" w:hAnsi="Times New Roman" w:cs="Times New Roman"/>
          <w:sz w:val="24"/>
          <w:szCs w:val="24"/>
        </w:rPr>
      </w:pPr>
      <w:r w:rsidRPr="00E636A5">
        <w:rPr>
          <w:rFonts w:ascii="Times New Roman" w:hAnsi="Times New Roman" w:cs="Times New Roman"/>
          <w:sz w:val="24"/>
          <w:szCs w:val="24"/>
        </w:rPr>
        <w:t xml:space="preserve">Thank you for your valuable feedback. You are absolutely right that MSWEP should be spelled out in full when first mentioned. Regarding the importance of precipitation data in hydrological simulations, we agree that its accuracy is crucial and warrants detailed discussion. Several studies have indeed highlighted significant biases in existing precipitation datasets for the northern Tibetan Plateau. To address this, we carefully evaluated the quality of the precipitation data used in this study. While we acknowledge that biases in precipitation data could potentially affect the conclusions, </w:t>
      </w:r>
      <w:r w:rsidRPr="00E636A5">
        <w:rPr>
          <w:rFonts w:ascii="Times New Roman" w:hAnsi="Times New Roman" w:cs="Times New Roman"/>
          <w:sz w:val="24"/>
          <w:szCs w:val="24"/>
        </w:rPr>
        <w:lastRenderedPageBreak/>
        <w:t>we have attempted to minimize their impact by validating the dataset against observational data from nearby regions with similar climatic conditions. Additionally, we have discussed the uncertainties associated with precipitation data in the section on "</w:t>
      </w:r>
      <w:r w:rsidRPr="00E636A5">
        <w:rPr>
          <w:rFonts w:ascii="Times New Roman" w:hAnsi="Times New Roman" w:cs="Times New Roman" w:hint="eastAsia"/>
          <w:b/>
          <w:bCs/>
          <w:sz w:val="24"/>
          <w:szCs w:val="24"/>
        </w:rPr>
        <w:t xml:space="preserve">5.1 </w:t>
      </w:r>
      <w:r w:rsidRPr="00E636A5">
        <w:rPr>
          <w:rFonts w:ascii="Times New Roman" w:hAnsi="Times New Roman" w:cs="Times New Roman"/>
          <w:b/>
          <w:bCs/>
          <w:sz w:val="24"/>
          <w:szCs w:val="24"/>
        </w:rPr>
        <w:t>Uncertainty of Input Data</w:t>
      </w:r>
      <w:r w:rsidRPr="00E636A5">
        <w:rPr>
          <w:rFonts w:ascii="Times New Roman" w:hAnsi="Times New Roman" w:cs="Times New Roman"/>
          <w:sz w:val="24"/>
          <w:szCs w:val="24"/>
        </w:rPr>
        <w:t>"</w:t>
      </w:r>
      <w:r>
        <w:rPr>
          <w:rFonts w:ascii="Times New Roman" w:hAnsi="Times New Roman" w:cs="Times New Roman" w:hint="eastAsia"/>
          <w:sz w:val="24"/>
          <w:szCs w:val="24"/>
        </w:rPr>
        <w:t>.</w:t>
      </w:r>
    </w:p>
    <w:p w14:paraId="74A76FB5" w14:textId="6A0CA694" w:rsidR="00904B6C" w:rsidRDefault="00D71886" w:rsidP="00D71886">
      <w:pPr>
        <w:pStyle w:val="ab"/>
        <w:widowControl/>
        <w:numPr>
          <w:ilvl w:val="0"/>
          <w:numId w:val="10"/>
        </w:numPr>
        <w:spacing w:beforeLines="50" w:before="156" w:afterLines="50" w:after="156" w:line="408" w:lineRule="auto"/>
        <w:ind w:left="0" w:firstLineChars="0" w:firstLine="0"/>
        <w:rPr>
          <w:rFonts w:cs="Times New Roman"/>
          <w:i/>
          <w:color w:val="0070C0"/>
        </w:rPr>
      </w:pPr>
      <w:r w:rsidRPr="00D71886">
        <w:rPr>
          <w:rFonts w:cs="Times New Roman"/>
          <w:i/>
          <w:color w:val="0070C0"/>
        </w:rPr>
        <w:t>Line 566:</w:t>
      </w:r>
      <w:r>
        <w:rPr>
          <w:rFonts w:cs="Times New Roman" w:hint="eastAsia"/>
          <w:i/>
          <w:color w:val="0070C0"/>
        </w:rPr>
        <w:t xml:space="preserve"> </w:t>
      </w:r>
      <w:r w:rsidRPr="00D71886">
        <w:rPr>
          <w:rFonts w:cs="Times New Roman"/>
          <w:i/>
          <w:color w:val="0070C0"/>
        </w:rPr>
        <w:t>Since this paper centers on using remote sensing data for hydrological model calibration and validation, addressing the uncertainty in these datasets is fundamental. Rather than presenting this discussion as a separate section near the end, it would be more effective to incorporate uncertainty considerations into the research framework itself.</w:t>
      </w:r>
    </w:p>
    <w:p w14:paraId="5DA52D68" w14:textId="77777777" w:rsidR="00D71886" w:rsidRPr="008E198A" w:rsidRDefault="00D71886" w:rsidP="00D71886">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2B2A879" w14:textId="74DDF467" w:rsidR="00D71886" w:rsidRPr="00D71886" w:rsidRDefault="005E0F78" w:rsidP="00D71886">
      <w:pPr>
        <w:widowControl/>
        <w:spacing w:beforeLines="50" w:before="156" w:afterLines="50" w:after="156" w:line="408" w:lineRule="auto"/>
        <w:ind w:firstLineChars="200" w:firstLine="480"/>
        <w:rPr>
          <w:rFonts w:ascii="Times New Roman" w:hAnsi="Times New Roman" w:cs="Times New Roman"/>
          <w:sz w:val="24"/>
          <w:szCs w:val="24"/>
        </w:rPr>
      </w:pPr>
      <w:r w:rsidRPr="005E0F78">
        <w:rPr>
          <w:rFonts w:ascii="Times New Roman" w:hAnsi="Times New Roman" w:cs="Times New Roman"/>
          <w:sz w:val="24"/>
          <w:szCs w:val="24"/>
        </w:rPr>
        <w:t xml:space="preserve">Thank you for your valuable suggestion. After making revisions, I have incorporated uncertainty analysis into the flowchart. This primarily addresses the uncertainty analysis of ET products and precipitation datasets. Detailed information can be found in the supplementary materials, and the figures and tables I added are included in </w:t>
      </w:r>
      <w:r>
        <w:rPr>
          <w:rFonts w:ascii="Times New Roman" w:hAnsi="Times New Roman" w:cs="Times New Roman" w:hint="eastAsia"/>
          <w:sz w:val="24"/>
          <w:szCs w:val="24"/>
        </w:rPr>
        <w:t>Fig. R1, R4 and R5 and Table R1</w:t>
      </w:r>
      <w:r w:rsidRPr="005E0F78">
        <w:rPr>
          <w:rFonts w:ascii="Times New Roman" w:hAnsi="Times New Roman" w:cs="Times New Roman"/>
          <w:sz w:val="24"/>
          <w:szCs w:val="24"/>
        </w:rPr>
        <w:t>.</w:t>
      </w:r>
    </w:p>
    <w:p w14:paraId="7F9864BD" w14:textId="25DC5975" w:rsidR="00904B6C" w:rsidRDefault="00D71886" w:rsidP="00904B6C">
      <w:pPr>
        <w:pStyle w:val="ab"/>
        <w:widowControl/>
        <w:numPr>
          <w:ilvl w:val="0"/>
          <w:numId w:val="10"/>
        </w:numPr>
        <w:spacing w:beforeLines="50" w:before="156" w:afterLines="50" w:after="156" w:line="408" w:lineRule="auto"/>
        <w:ind w:left="0" w:firstLineChars="0" w:firstLine="0"/>
        <w:rPr>
          <w:rFonts w:cs="Times New Roman"/>
          <w:i/>
          <w:color w:val="0070C0"/>
        </w:rPr>
      </w:pPr>
      <w:r w:rsidRPr="00D71886">
        <w:rPr>
          <w:rFonts w:cs="Times New Roman"/>
          <w:i/>
          <w:color w:val="0070C0"/>
        </w:rPr>
        <w:t>While GRACE data plays a key role in validation, the study does not sufficiently address its limitations, particularly its coarse spatial resolution (300 km). This limitation may significantly affect accuracy in smaller basins like Hala Lake. A more detailed discussion of this issue would improve the study's overall robustness.</w:t>
      </w:r>
    </w:p>
    <w:p w14:paraId="72859ED3" w14:textId="77777777" w:rsidR="00D71886" w:rsidRPr="008E198A" w:rsidRDefault="00D71886" w:rsidP="00D71886">
      <w:pPr>
        <w:spacing w:beforeLines="50" w:before="156" w:afterLines="50" w:after="156" w:line="408" w:lineRule="auto"/>
        <w:rPr>
          <w:rFonts w:ascii="Times New Roman" w:hAnsi="Times New Roman" w:cs="Times New Roman"/>
          <w:sz w:val="24"/>
          <w:szCs w:val="24"/>
          <w:u w:val="single"/>
        </w:rPr>
      </w:pPr>
      <w:r w:rsidRPr="008E198A">
        <w:rPr>
          <w:rFonts w:ascii="Times New Roman" w:hAnsi="Times New Roman" w:cs="Times New Roman"/>
          <w:sz w:val="24"/>
          <w:szCs w:val="24"/>
          <w:u w:val="single"/>
        </w:rPr>
        <w:t>Response:</w:t>
      </w:r>
    </w:p>
    <w:p w14:paraId="140635E6" w14:textId="77777777" w:rsidR="003D4D4C" w:rsidRPr="003D4D4C" w:rsidRDefault="003D4D4C" w:rsidP="003D4D4C">
      <w:pPr>
        <w:widowControl/>
        <w:spacing w:beforeLines="50" w:before="156" w:afterLines="50" w:after="156" w:line="408" w:lineRule="auto"/>
        <w:ind w:firstLineChars="200" w:firstLine="480"/>
        <w:rPr>
          <w:rFonts w:ascii="Times New Roman" w:hAnsi="Times New Roman" w:cs="Times New Roman"/>
          <w:sz w:val="24"/>
          <w:szCs w:val="24"/>
        </w:rPr>
      </w:pPr>
      <w:r w:rsidRPr="003D4D4C">
        <w:rPr>
          <w:rFonts w:ascii="Times New Roman" w:hAnsi="Times New Roman" w:cs="Times New Roman"/>
          <w:sz w:val="24"/>
          <w:szCs w:val="24"/>
        </w:rPr>
        <w:t xml:space="preserve">Thank you for highlighting this important point. We acknowledge the coarse spatial resolution of GRACE data (300 km) as a significant limitation, particularly for smaller basins such as Hala Lake. However, it is worth noting that the six sub-basins delineated in our study happen to align with the location of individual grid cells of the </w:t>
      </w:r>
      <w:r w:rsidRPr="003D4D4C">
        <w:rPr>
          <w:rFonts w:ascii="Times New Roman" w:hAnsi="Times New Roman" w:cs="Times New Roman"/>
          <w:sz w:val="24"/>
          <w:szCs w:val="24"/>
        </w:rPr>
        <w:lastRenderedPageBreak/>
        <w:t>GRACE satellite. By calculating the LWSC for each grid cell in the satellite product and mapping it to each corresponding sub-basin, we were able to represent the spatial distribution of water storage, with values displayed using colors ranging from dark to light. To further address the resolution limitation, we incorporated additional data sources with higher spatial resolution, such as EB_ET_V2 and SWAT-simulated runoff, to supplement the GRACE data and mitigate the impact of this constraint.</w:t>
      </w:r>
    </w:p>
    <w:p w14:paraId="7AC7A69E" w14:textId="5819D7F8" w:rsidR="00125226" w:rsidRPr="00D71886" w:rsidRDefault="003D4D4C" w:rsidP="003D4D4C">
      <w:pPr>
        <w:widowControl/>
        <w:spacing w:beforeLines="50" w:before="156" w:afterLines="50" w:after="156" w:line="408" w:lineRule="auto"/>
        <w:ind w:firstLineChars="200" w:firstLine="480"/>
        <w:rPr>
          <w:rFonts w:ascii="Times New Roman" w:hAnsi="Times New Roman" w:cs="Times New Roman"/>
          <w:sz w:val="24"/>
          <w:szCs w:val="24"/>
        </w:rPr>
      </w:pPr>
      <w:r w:rsidRPr="003D4D4C">
        <w:rPr>
          <w:rFonts w:ascii="Times New Roman" w:hAnsi="Times New Roman" w:cs="Times New Roman"/>
          <w:sz w:val="24"/>
          <w:szCs w:val="24"/>
        </w:rPr>
        <w:t>Additionally, we have discussed the spatial resolution issue in detail in the revised manuscript, particularly in the "Uncertainty of Input Data" section, emphasizing how this limitation was considered during the model validation and how the results were interpreted in light of this constraint. We appreciate your suggestion, as it has helped us strengthen the robustness of the study.</w:t>
      </w:r>
    </w:p>
    <w:sectPr w:rsidR="00125226" w:rsidRPr="00D7188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Longhao Wang" w:date="2025-01-16T14:56:00Z" w:initials="LW">
    <w:p w14:paraId="29D9D37D" w14:textId="77777777" w:rsidR="00C12D90" w:rsidRDefault="00C12D90" w:rsidP="00C12D90">
      <w:pPr>
        <w:pStyle w:val="ae"/>
      </w:pPr>
      <w:r>
        <w:rPr>
          <w:rStyle w:val="ad"/>
        </w:rPr>
        <w:annotationRef/>
      </w:r>
      <w:r>
        <w:rPr>
          <w:rFonts w:hint="eastAsia"/>
        </w:rPr>
        <w:t>这个问题感觉没有很好地回复，你是想说</w:t>
      </w:r>
      <w:r>
        <w:rPr>
          <w:rFonts w:hint="eastAsia"/>
        </w:rPr>
        <w:t>ET</w:t>
      </w:r>
      <w:r>
        <w:rPr>
          <w:rFonts w:hint="eastAsia"/>
        </w:rPr>
        <w:t>只是校准的变量，并不关键，</w:t>
      </w:r>
      <w:r>
        <w:rPr>
          <w:rFonts w:hint="eastAsia"/>
        </w:rPr>
        <w:t>ET</w:t>
      </w:r>
      <w:r>
        <w:rPr>
          <w:rFonts w:hint="eastAsia"/>
        </w:rPr>
        <w:t>比较只是为了说明稳健性，单纯在这里回复不太够，要在论文里把这一段体现出来。</w:t>
      </w:r>
    </w:p>
  </w:comment>
  <w:comment w:id="20" w:author="Longhao Wang" w:date="2025-01-16T14:57:00Z" w:initials="LW">
    <w:p w14:paraId="0EBC6912" w14:textId="77777777" w:rsidR="00952D6F" w:rsidRDefault="00952D6F" w:rsidP="00952D6F">
      <w:pPr>
        <w:pStyle w:val="ae"/>
      </w:pPr>
      <w:r>
        <w:rPr>
          <w:rStyle w:val="ad"/>
        </w:rPr>
        <w:annotationRef/>
      </w:r>
      <w:r>
        <w:rPr>
          <w:rFonts w:hint="eastAsia"/>
        </w:rPr>
        <w:t>这两个问题应该分开回复</w:t>
      </w:r>
    </w:p>
  </w:comment>
  <w:comment w:id="42" w:author="Longhao Wang" w:date="2025-01-16T15:03:00Z" w:initials="LW">
    <w:p w14:paraId="2923E53A" w14:textId="77777777" w:rsidR="00820BBF" w:rsidRDefault="00820BBF" w:rsidP="00820BBF">
      <w:pPr>
        <w:pStyle w:val="ae"/>
      </w:pPr>
      <w:r>
        <w:rPr>
          <w:rStyle w:val="ad"/>
        </w:rPr>
        <w:annotationRef/>
      </w:r>
      <w:r>
        <w:rPr>
          <w:rFonts w:hint="eastAsia"/>
        </w:rPr>
        <w:t>Point-to-point</w:t>
      </w:r>
      <w:r>
        <w:rPr>
          <w:rFonts w:hint="eastAsia"/>
        </w:rPr>
        <w:t>，每条逐个回复，不能合并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D9D37D" w15:done="0"/>
  <w15:commentEx w15:paraId="0EBC6912" w15:done="0"/>
  <w15:commentEx w15:paraId="2923E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BF8216" w16cex:dateUtc="2025-01-16T06:56:00Z"/>
  <w16cex:commentExtensible w16cex:durableId="7F49DDA7" w16cex:dateUtc="2025-01-16T06:57:00Z"/>
  <w16cex:commentExtensible w16cex:durableId="2711ACDF" w16cex:dateUtc="2025-01-16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D9D37D" w16cid:durableId="3BBF8216"/>
  <w16cid:commentId w16cid:paraId="0EBC6912" w16cid:durableId="7F49DDA7"/>
  <w16cid:commentId w16cid:paraId="2923E53A" w16cid:durableId="2711AC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5E1BA" w14:textId="77777777" w:rsidR="00E43968" w:rsidRDefault="00E43968" w:rsidP="00A76B0B">
      <w:r>
        <w:separator/>
      </w:r>
    </w:p>
  </w:endnote>
  <w:endnote w:type="continuationSeparator" w:id="0">
    <w:p w14:paraId="09F72672" w14:textId="77777777" w:rsidR="00E43968" w:rsidRDefault="00E43968" w:rsidP="00A7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D7C91" w14:textId="77777777" w:rsidR="00E43968" w:rsidRDefault="00E43968" w:rsidP="00A76B0B">
      <w:r>
        <w:separator/>
      </w:r>
    </w:p>
  </w:footnote>
  <w:footnote w:type="continuationSeparator" w:id="0">
    <w:p w14:paraId="21F76C1B" w14:textId="77777777" w:rsidR="00E43968" w:rsidRDefault="00E43968" w:rsidP="00A76B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C5C45"/>
    <w:multiLevelType w:val="hybridMultilevel"/>
    <w:tmpl w:val="A5263B88"/>
    <w:lvl w:ilvl="0" w:tplc="0C6E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F34509"/>
    <w:multiLevelType w:val="hybridMultilevel"/>
    <w:tmpl w:val="3FF61442"/>
    <w:lvl w:ilvl="0" w:tplc="FFFFFFFF">
      <w:start w:val="1"/>
      <w:numFmt w:val="decimal"/>
      <w:lvlText w:val="(%1)"/>
      <w:lvlJc w:val="left"/>
      <w:pPr>
        <w:ind w:left="360" w:hanging="360"/>
      </w:pPr>
      <w:rPr>
        <w:rFonts w:hint="default"/>
        <w:b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22E15972"/>
    <w:multiLevelType w:val="hybridMultilevel"/>
    <w:tmpl w:val="A5263B88"/>
    <w:lvl w:ilvl="0" w:tplc="0C6E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8F5049"/>
    <w:multiLevelType w:val="hybridMultilevel"/>
    <w:tmpl w:val="C3147E48"/>
    <w:lvl w:ilvl="0" w:tplc="F836EC1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E16D9B"/>
    <w:multiLevelType w:val="hybridMultilevel"/>
    <w:tmpl w:val="50F646FA"/>
    <w:lvl w:ilvl="0" w:tplc="FFFFFFFF">
      <w:start w:val="1"/>
      <w:numFmt w:val="decimal"/>
      <w:lvlText w:val="(%1)"/>
      <w:lvlJc w:val="left"/>
      <w:pPr>
        <w:ind w:left="360" w:hanging="360"/>
      </w:pPr>
      <w:rPr>
        <w:rFonts w:hint="default"/>
        <w:b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41CE31BC"/>
    <w:multiLevelType w:val="hybridMultilevel"/>
    <w:tmpl w:val="A5263B88"/>
    <w:lvl w:ilvl="0" w:tplc="0C6E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FE13C8"/>
    <w:multiLevelType w:val="hybridMultilevel"/>
    <w:tmpl w:val="1FCE7CFA"/>
    <w:lvl w:ilvl="0" w:tplc="E4508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1F401F"/>
    <w:multiLevelType w:val="hybridMultilevel"/>
    <w:tmpl w:val="C3147E48"/>
    <w:lvl w:ilvl="0" w:tplc="F836EC1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FA1A9D"/>
    <w:multiLevelType w:val="hybridMultilevel"/>
    <w:tmpl w:val="50F646FA"/>
    <w:lvl w:ilvl="0" w:tplc="F836EC1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2047F7"/>
    <w:multiLevelType w:val="hybridMultilevel"/>
    <w:tmpl w:val="A5263B88"/>
    <w:lvl w:ilvl="0" w:tplc="0C6E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C32C63"/>
    <w:multiLevelType w:val="hybridMultilevel"/>
    <w:tmpl w:val="64489ED6"/>
    <w:lvl w:ilvl="0" w:tplc="6CF679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48810869">
    <w:abstractNumId w:val="6"/>
  </w:num>
  <w:num w:numId="2" w16cid:durableId="5401962">
    <w:abstractNumId w:val="8"/>
  </w:num>
  <w:num w:numId="3" w16cid:durableId="622929994">
    <w:abstractNumId w:val="7"/>
  </w:num>
  <w:num w:numId="4" w16cid:durableId="1888570343">
    <w:abstractNumId w:val="5"/>
  </w:num>
  <w:num w:numId="5" w16cid:durableId="1551725309">
    <w:abstractNumId w:val="0"/>
  </w:num>
  <w:num w:numId="6" w16cid:durableId="700789543">
    <w:abstractNumId w:val="3"/>
  </w:num>
  <w:num w:numId="7" w16cid:durableId="541601065">
    <w:abstractNumId w:val="9"/>
  </w:num>
  <w:num w:numId="8" w16cid:durableId="1430201118">
    <w:abstractNumId w:val="10"/>
  </w:num>
  <w:num w:numId="9" w16cid:durableId="1957251671">
    <w:abstractNumId w:val="2"/>
  </w:num>
  <w:num w:numId="10" w16cid:durableId="923100986">
    <w:abstractNumId w:val="1"/>
  </w:num>
  <w:num w:numId="11" w16cid:durableId="78801345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onghao Wang">
    <w15:presenceInfo w15:providerId="Windows Live" w15:userId="2964de736bda0b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B154F6"/>
    <w:rsid w:val="00025045"/>
    <w:rsid w:val="00026155"/>
    <w:rsid w:val="000379F3"/>
    <w:rsid w:val="00041552"/>
    <w:rsid w:val="000430A3"/>
    <w:rsid w:val="000504A9"/>
    <w:rsid w:val="00055780"/>
    <w:rsid w:val="000C5F95"/>
    <w:rsid w:val="000D68F0"/>
    <w:rsid w:val="000E4150"/>
    <w:rsid w:val="001039EA"/>
    <w:rsid w:val="00104C15"/>
    <w:rsid w:val="00120287"/>
    <w:rsid w:val="00125226"/>
    <w:rsid w:val="00140324"/>
    <w:rsid w:val="00143887"/>
    <w:rsid w:val="001450DC"/>
    <w:rsid w:val="001C6C91"/>
    <w:rsid w:val="00222A39"/>
    <w:rsid w:val="00246DA2"/>
    <w:rsid w:val="002A482C"/>
    <w:rsid w:val="002A71AA"/>
    <w:rsid w:val="002B3411"/>
    <w:rsid w:val="002C5680"/>
    <w:rsid w:val="002F5503"/>
    <w:rsid w:val="002F67F8"/>
    <w:rsid w:val="0032111A"/>
    <w:rsid w:val="00343448"/>
    <w:rsid w:val="003A5AAC"/>
    <w:rsid w:val="003D4D4C"/>
    <w:rsid w:val="003F4C42"/>
    <w:rsid w:val="003F62C3"/>
    <w:rsid w:val="00416668"/>
    <w:rsid w:val="00434C3C"/>
    <w:rsid w:val="00447094"/>
    <w:rsid w:val="004B19F4"/>
    <w:rsid w:val="004C570A"/>
    <w:rsid w:val="004D1541"/>
    <w:rsid w:val="00542B51"/>
    <w:rsid w:val="00596179"/>
    <w:rsid w:val="005C03F7"/>
    <w:rsid w:val="005C741D"/>
    <w:rsid w:val="005C7856"/>
    <w:rsid w:val="005D34C0"/>
    <w:rsid w:val="005D750F"/>
    <w:rsid w:val="005E0F78"/>
    <w:rsid w:val="00601B62"/>
    <w:rsid w:val="006B76D3"/>
    <w:rsid w:val="006E196B"/>
    <w:rsid w:val="006E1E54"/>
    <w:rsid w:val="007333A4"/>
    <w:rsid w:val="00770DA9"/>
    <w:rsid w:val="007D148E"/>
    <w:rsid w:val="007E0C8A"/>
    <w:rsid w:val="0080129B"/>
    <w:rsid w:val="00820BBF"/>
    <w:rsid w:val="008334F8"/>
    <w:rsid w:val="008435E8"/>
    <w:rsid w:val="008E198A"/>
    <w:rsid w:val="008E2705"/>
    <w:rsid w:val="00904B6C"/>
    <w:rsid w:val="009441E0"/>
    <w:rsid w:val="00952D6F"/>
    <w:rsid w:val="009C30B2"/>
    <w:rsid w:val="00A25A44"/>
    <w:rsid w:val="00A33348"/>
    <w:rsid w:val="00A719AE"/>
    <w:rsid w:val="00A76B0B"/>
    <w:rsid w:val="00A90099"/>
    <w:rsid w:val="00A95ABC"/>
    <w:rsid w:val="00AD0A52"/>
    <w:rsid w:val="00B154F6"/>
    <w:rsid w:val="00B87861"/>
    <w:rsid w:val="00B912E2"/>
    <w:rsid w:val="00C12D90"/>
    <w:rsid w:val="00C643D4"/>
    <w:rsid w:val="00CD4F4F"/>
    <w:rsid w:val="00D4050C"/>
    <w:rsid w:val="00D51FE5"/>
    <w:rsid w:val="00D71886"/>
    <w:rsid w:val="00DC441F"/>
    <w:rsid w:val="00DC62A7"/>
    <w:rsid w:val="00DD4FCF"/>
    <w:rsid w:val="00DE5618"/>
    <w:rsid w:val="00E17F19"/>
    <w:rsid w:val="00E20AC3"/>
    <w:rsid w:val="00E2673B"/>
    <w:rsid w:val="00E308A3"/>
    <w:rsid w:val="00E329E5"/>
    <w:rsid w:val="00E43968"/>
    <w:rsid w:val="00E614A8"/>
    <w:rsid w:val="00E636A5"/>
    <w:rsid w:val="00E948B5"/>
    <w:rsid w:val="00EB1203"/>
    <w:rsid w:val="00EF7620"/>
    <w:rsid w:val="00F71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6B756"/>
  <w15:chartTrackingRefBased/>
  <w15:docId w15:val="{C25FCED9-17AD-4EA3-8A88-611A5983C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4F6"/>
    <w:pPr>
      <w:widowControl w:val="0"/>
      <w:jc w:val="both"/>
    </w:pPr>
  </w:style>
  <w:style w:type="paragraph" w:styleId="1">
    <w:name w:val="heading 1"/>
    <w:basedOn w:val="a"/>
    <w:next w:val="a"/>
    <w:link w:val="10"/>
    <w:uiPriority w:val="9"/>
    <w:qFormat/>
    <w:rsid w:val="00B912E2"/>
    <w:pPr>
      <w:keepNext/>
      <w:keepLines/>
      <w:spacing w:before="340" w:after="330" w:line="578" w:lineRule="auto"/>
      <w:outlineLvl w:val="0"/>
    </w:pPr>
    <w:rPr>
      <w:rFonts w:ascii="Times New Roman" w:hAnsi="Times New Roman"/>
      <w:b/>
      <w:bCs/>
      <w:kern w:val="44"/>
      <w:sz w:val="44"/>
      <w:szCs w:val="4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4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54F6"/>
    <w:rPr>
      <w:sz w:val="18"/>
      <w:szCs w:val="18"/>
    </w:rPr>
  </w:style>
  <w:style w:type="paragraph" w:styleId="a5">
    <w:name w:val="footer"/>
    <w:basedOn w:val="a"/>
    <w:link w:val="a6"/>
    <w:uiPriority w:val="99"/>
    <w:unhideWhenUsed/>
    <w:rsid w:val="00B154F6"/>
    <w:pPr>
      <w:tabs>
        <w:tab w:val="center" w:pos="4153"/>
        <w:tab w:val="right" w:pos="8306"/>
      </w:tabs>
      <w:snapToGrid w:val="0"/>
      <w:jc w:val="left"/>
    </w:pPr>
    <w:rPr>
      <w:sz w:val="18"/>
      <w:szCs w:val="18"/>
    </w:rPr>
  </w:style>
  <w:style w:type="character" w:customStyle="1" w:styleId="a6">
    <w:name w:val="页脚 字符"/>
    <w:basedOn w:val="a0"/>
    <w:link w:val="a5"/>
    <w:uiPriority w:val="99"/>
    <w:rsid w:val="00B154F6"/>
    <w:rPr>
      <w:sz w:val="18"/>
      <w:szCs w:val="18"/>
    </w:rPr>
  </w:style>
  <w:style w:type="paragraph" w:styleId="HTML">
    <w:name w:val="HTML Preformatted"/>
    <w:basedOn w:val="a"/>
    <w:link w:val="HTML0"/>
    <w:uiPriority w:val="99"/>
    <w:semiHidden/>
    <w:unhideWhenUsed/>
    <w:rsid w:val="00B15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54F6"/>
    <w:rPr>
      <w:rFonts w:ascii="宋体" w:eastAsia="宋体" w:hAnsi="宋体" w:cs="宋体"/>
      <w:kern w:val="0"/>
      <w:sz w:val="24"/>
      <w:szCs w:val="24"/>
    </w:rPr>
  </w:style>
  <w:style w:type="character" w:styleId="a7">
    <w:name w:val="Hyperlink"/>
    <w:basedOn w:val="a0"/>
    <w:uiPriority w:val="99"/>
    <w:unhideWhenUsed/>
    <w:rsid w:val="00B154F6"/>
    <w:rPr>
      <w:color w:val="0000FF"/>
      <w:u w:val="single"/>
    </w:rPr>
  </w:style>
  <w:style w:type="paragraph" w:customStyle="1" w:styleId="Default">
    <w:name w:val="Default"/>
    <w:rsid w:val="00B154F6"/>
    <w:pPr>
      <w:widowControl w:val="0"/>
      <w:autoSpaceDE w:val="0"/>
      <w:autoSpaceDN w:val="0"/>
      <w:adjustRightInd w:val="0"/>
    </w:pPr>
    <w:rPr>
      <w:rFonts w:ascii="Verdana" w:eastAsia="宋体" w:hAnsi="Verdana" w:cs="Times New Roman"/>
      <w:color w:val="000000"/>
      <w:kern w:val="0"/>
      <w:sz w:val="24"/>
      <w:szCs w:val="24"/>
    </w:rPr>
  </w:style>
  <w:style w:type="table" w:styleId="a8">
    <w:name w:val="Table Grid"/>
    <w:basedOn w:val="a1"/>
    <w:uiPriority w:val="39"/>
    <w:qFormat/>
    <w:rsid w:val="00B154F6"/>
    <w:rPr>
      <w:rFonts w:ascii="Times New Roman" w:hAnsi="Times New Roman" w:cs="Arial"/>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B154F6"/>
    <w:rPr>
      <w:sz w:val="18"/>
      <w:szCs w:val="18"/>
    </w:rPr>
  </w:style>
  <w:style w:type="character" w:customStyle="1" w:styleId="aa">
    <w:name w:val="批注框文本 字符"/>
    <w:basedOn w:val="a0"/>
    <w:link w:val="a9"/>
    <w:uiPriority w:val="99"/>
    <w:semiHidden/>
    <w:rsid w:val="00B154F6"/>
    <w:rPr>
      <w:sz w:val="18"/>
      <w:szCs w:val="18"/>
    </w:rPr>
  </w:style>
  <w:style w:type="paragraph" w:styleId="ab">
    <w:name w:val="List Paragraph"/>
    <w:basedOn w:val="a"/>
    <w:uiPriority w:val="34"/>
    <w:qFormat/>
    <w:rsid w:val="00B154F6"/>
    <w:pPr>
      <w:ind w:firstLineChars="200" w:firstLine="420"/>
    </w:pPr>
    <w:rPr>
      <w:rFonts w:ascii="Times New Roman" w:hAnsi="Times New Roman" w:cs="Arial"/>
      <w:kern w:val="0"/>
      <w:sz w:val="24"/>
      <w:szCs w:val="24"/>
    </w:rPr>
  </w:style>
  <w:style w:type="character" w:customStyle="1" w:styleId="fontstyle01">
    <w:name w:val="fontstyle01"/>
    <w:basedOn w:val="a0"/>
    <w:rsid w:val="00B154F6"/>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B154F6"/>
    <w:rPr>
      <w:rFonts w:ascii="Times New Roman" w:hAnsi="Times New Roman" w:cs="Times New Roman" w:hint="default"/>
      <w:b w:val="0"/>
      <w:bCs w:val="0"/>
      <w:i/>
      <w:iCs/>
      <w:color w:val="000000"/>
      <w:sz w:val="96"/>
      <w:szCs w:val="96"/>
    </w:rPr>
  </w:style>
  <w:style w:type="paragraph" w:customStyle="1" w:styleId="11">
    <w:name w:val="列出段落1"/>
    <w:basedOn w:val="a"/>
    <w:rsid w:val="00B154F6"/>
    <w:pPr>
      <w:ind w:firstLineChars="200" w:firstLine="420"/>
    </w:pPr>
    <w:rPr>
      <w:rFonts w:ascii="Calibri" w:eastAsia="宋体" w:hAnsi="Calibri" w:cs="Times New Roman"/>
    </w:rPr>
  </w:style>
  <w:style w:type="character" w:customStyle="1" w:styleId="10">
    <w:name w:val="标题 1 字符"/>
    <w:basedOn w:val="a0"/>
    <w:link w:val="1"/>
    <w:uiPriority w:val="9"/>
    <w:rsid w:val="00B912E2"/>
    <w:rPr>
      <w:rFonts w:ascii="Times New Roman" w:hAnsi="Times New Roman"/>
      <w:b/>
      <w:bCs/>
      <w:kern w:val="44"/>
      <w:sz w:val="44"/>
      <w:szCs w:val="44"/>
      <w14:ligatures w14:val="standardContextual"/>
    </w:rPr>
  </w:style>
  <w:style w:type="paragraph" w:styleId="ac">
    <w:name w:val="Revision"/>
    <w:hidden/>
    <w:uiPriority w:val="99"/>
    <w:semiHidden/>
    <w:rsid w:val="00770DA9"/>
  </w:style>
  <w:style w:type="character" w:styleId="ad">
    <w:name w:val="annotation reference"/>
    <w:basedOn w:val="a0"/>
    <w:uiPriority w:val="99"/>
    <w:semiHidden/>
    <w:unhideWhenUsed/>
    <w:rsid w:val="00C12D90"/>
    <w:rPr>
      <w:sz w:val="21"/>
      <w:szCs w:val="21"/>
    </w:rPr>
  </w:style>
  <w:style w:type="paragraph" w:styleId="ae">
    <w:name w:val="annotation text"/>
    <w:basedOn w:val="a"/>
    <w:link w:val="af"/>
    <w:uiPriority w:val="99"/>
    <w:unhideWhenUsed/>
    <w:rsid w:val="00C12D90"/>
    <w:pPr>
      <w:jc w:val="left"/>
    </w:pPr>
  </w:style>
  <w:style w:type="character" w:customStyle="1" w:styleId="af">
    <w:name w:val="批注文字 字符"/>
    <w:basedOn w:val="a0"/>
    <w:link w:val="ae"/>
    <w:uiPriority w:val="99"/>
    <w:rsid w:val="00C12D90"/>
  </w:style>
  <w:style w:type="paragraph" w:styleId="af0">
    <w:name w:val="annotation subject"/>
    <w:basedOn w:val="ae"/>
    <w:next w:val="ae"/>
    <w:link w:val="af1"/>
    <w:uiPriority w:val="99"/>
    <w:semiHidden/>
    <w:unhideWhenUsed/>
    <w:rsid w:val="00C12D90"/>
    <w:rPr>
      <w:b/>
      <w:bCs/>
    </w:rPr>
  </w:style>
  <w:style w:type="character" w:customStyle="1" w:styleId="af1">
    <w:name w:val="批注主题 字符"/>
    <w:basedOn w:val="af"/>
    <w:link w:val="af0"/>
    <w:uiPriority w:val="99"/>
    <w:semiHidden/>
    <w:rsid w:val="00C12D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24</Pages>
  <Words>4545</Words>
  <Characters>25913</Characters>
  <Application>Microsoft Office Word</Application>
  <DocSecurity>0</DocSecurity>
  <Lines>215</Lines>
  <Paragraphs>60</Paragraphs>
  <ScaleCrop>false</ScaleCrop>
  <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Longhao Wang</cp:lastModifiedBy>
  <cp:revision>23</cp:revision>
  <dcterms:created xsi:type="dcterms:W3CDTF">2025-01-14T08:20:00Z</dcterms:created>
  <dcterms:modified xsi:type="dcterms:W3CDTF">2025-01-16T07:03:00Z</dcterms:modified>
</cp:coreProperties>
</file>